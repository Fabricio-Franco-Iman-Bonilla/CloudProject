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1654AD" w14:textId="20AB7C7B" w:rsidR="489224B9" w:rsidRDefault="489224B9" w:rsidP="489224B9">
      <w:pPr>
        <w:spacing w:after="60"/>
        <w:jc w:val="both"/>
        <w:rPr>
          <w:rFonts w:ascii="Arial" w:eastAsia="Arial" w:hAnsi="Arial" w:cs="Arial"/>
          <w:sz w:val="19"/>
          <w:szCs w:val="19"/>
          <w:lang w:val="es-PE"/>
        </w:rPr>
      </w:pPr>
    </w:p>
    <w:p w14:paraId="0B62ECDE" w14:textId="3999C485" w:rsidR="2BCE7568" w:rsidRPr="008722E5" w:rsidRDefault="003D14ED" w:rsidP="489224B9">
      <w:pPr>
        <w:spacing w:after="60"/>
        <w:jc w:val="both"/>
        <w:rPr>
          <w:lang w:val="es-ES"/>
        </w:rPr>
      </w:pPr>
      <w:r>
        <w:rPr>
          <w:noProof/>
        </w:rPr>
        <w:drawing>
          <wp:anchor distT="0" distB="0" distL="114300" distR="114300" simplePos="0" relativeHeight="251658241" behindDoc="1" locked="0" layoutInCell="1" allowOverlap="1" wp14:anchorId="36E78900" wp14:editId="5978ADBA">
            <wp:simplePos x="0" y="0"/>
            <wp:positionH relativeFrom="column">
              <wp:posOffset>1426866</wp:posOffset>
            </wp:positionH>
            <wp:positionV relativeFrom="paragraph">
              <wp:posOffset>55106</wp:posOffset>
            </wp:positionV>
            <wp:extent cx="3104515" cy="1578610"/>
            <wp:effectExtent l="0" t="0" r="0" b="0"/>
            <wp:wrapNone/>
            <wp:docPr id="1869883986" name="Imagen 1" descr="Nuevo Postul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evo Postula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4515" cy="1578610"/>
                    </a:xfrm>
                    <a:prstGeom prst="rect">
                      <a:avLst/>
                    </a:prstGeom>
                    <a:noFill/>
                    <a:ln>
                      <a:noFill/>
                    </a:ln>
                  </pic:spPr>
                </pic:pic>
              </a:graphicData>
            </a:graphic>
            <wp14:sizeRelH relativeFrom="page">
              <wp14:pctWidth>0</wp14:pctWidth>
            </wp14:sizeRelH>
            <wp14:sizeRelV relativeFrom="page">
              <wp14:pctHeight>0</wp14:pctHeight>
            </wp14:sizeRelV>
          </wp:anchor>
        </w:drawing>
      </w:r>
      <w:r w:rsidR="54B7ED53" w:rsidRPr="489224B9">
        <w:rPr>
          <w:rFonts w:ascii="Arial" w:eastAsia="Arial" w:hAnsi="Arial" w:cs="Arial"/>
          <w:sz w:val="19"/>
          <w:szCs w:val="19"/>
          <w:lang w:val="es-PE"/>
        </w:rPr>
        <w:t xml:space="preserve"> </w:t>
      </w:r>
    </w:p>
    <w:p w14:paraId="0E03A4CE" w14:textId="1430106C" w:rsidR="008722E5" w:rsidRDefault="008722E5" w:rsidP="489224B9">
      <w:pPr>
        <w:spacing w:after="60"/>
        <w:jc w:val="both"/>
        <w:rPr>
          <w:rFonts w:ascii="Arial" w:eastAsia="Arial" w:hAnsi="Arial" w:cs="Arial"/>
          <w:b/>
          <w:bCs/>
          <w:sz w:val="60"/>
          <w:szCs w:val="60"/>
          <w:lang w:val="es-PE"/>
        </w:rPr>
      </w:pPr>
    </w:p>
    <w:p w14:paraId="4D222560" w14:textId="66432971" w:rsidR="008722E5" w:rsidRDefault="003D14ED" w:rsidP="489224B9">
      <w:pPr>
        <w:spacing w:after="60"/>
        <w:jc w:val="both"/>
        <w:rPr>
          <w:rFonts w:ascii="Arial" w:eastAsia="Arial" w:hAnsi="Arial" w:cs="Arial"/>
          <w:b/>
          <w:bCs/>
          <w:sz w:val="60"/>
          <w:szCs w:val="60"/>
          <w:lang w:val="es-PE"/>
        </w:rPr>
      </w:pPr>
      <w:r>
        <w:fldChar w:fldCharType="begin"/>
      </w:r>
      <w:r w:rsidRPr="008265C3">
        <w:rPr>
          <w:lang w:val="es-PE"/>
        </w:rPr>
        <w:instrText xml:space="preserve"> INCLUDEPICTURE "https://upn-repositorio-public.s3.amazonaws.com/logos/png/logo-upn-sin-fondo.png" \* MERGEFORMATINET </w:instrText>
      </w:r>
      <w:r w:rsidR="00000000">
        <w:fldChar w:fldCharType="separate"/>
      </w:r>
      <w:r>
        <w:fldChar w:fldCharType="end"/>
      </w:r>
    </w:p>
    <w:p w14:paraId="605FA847" w14:textId="4485729C" w:rsidR="008722E5" w:rsidRDefault="008722E5" w:rsidP="489224B9">
      <w:pPr>
        <w:spacing w:after="60"/>
        <w:jc w:val="both"/>
        <w:rPr>
          <w:rFonts w:ascii="Arial" w:eastAsia="Arial" w:hAnsi="Arial" w:cs="Arial"/>
          <w:b/>
          <w:bCs/>
          <w:sz w:val="60"/>
          <w:szCs w:val="60"/>
          <w:lang w:val="es-PE"/>
        </w:rPr>
      </w:pPr>
    </w:p>
    <w:p w14:paraId="56D0F4ED" w14:textId="6EC48EE8" w:rsidR="2BCE7568" w:rsidRPr="008722E5" w:rsidRDefault="008722E5" w:rsidP="489224B9">
      <w:pPr>
        <w:spacing w:after="60"/>
        <w:jc w:val="both"/>
        <w:rPr>
          <w:lang w:val="es-ES"/>
        </w:rPr>
      </w:pPr>
      <w:r>
        <w:rPr>
          <w:rFonts w:ascii="Arial" w:eastAsia="Arial" w:hAnsi="Arial" w:cs="Arial"/>
          <w:b/>
          <w:bCs/>
          <w:noProof/>
          <w:sz w:val="60"/>
          <w:szCs w:val="60"/>
          <w:lang w:val="es-PE"/>
        </w:rPr>
        <mc:AlternateContent>
          <mc:Choice Requires="wps">
            <w:drawing>
              <wp:anchor distT="0" distB="0" distL="114300" distR="114300" simplePos="0" relativeHeight="251658240" behindDoc="0" locked="0" layoutInCell="1" allowOverlap="1" wp14:anchorId="05AB5ACA" wp14:editId="14E4C921">
                <wp:simplePos x="0" y="0"/>
                <wp:positionH relativeFrom="column">
                  <wp:posOffset>-7620</wp:posOffset>
                </wp:positionH>
                <wp:positionV relativeFrom="paragraph">
                  <wp:posOffset>433705</wp:posOffset>
                </wp:positionV>
                <wp:extent cx="5974080" cy="7620"/>
                <wp:effectExtent l="0" t="19050" r="45720" b="49530"/>
                <wp:wrapNone/>
                <wp:docPr id="198879219" name="Straight Connector 1"/>
                <wp:cNvGraphicFramePr/>
                <a:graphic xmlns:a="http://schemas.openxmlformats.org/drawingml/2006/main">
                  <a:graphicData uri="http://schemas.microsoft.com/office/word/2010/wordprocessingShape">
                    <wps:wsp>
                      <wps:cNvCnPr/>
                      <wps:spPr>
                        <a:xfrm>
                          <a:off x="0" y="0"/>
                          <a:ext cx="5974080" cy="7620"/>
                        </a:xfrm>
                        <a:prstGeom prst="line">
                          <a:avLst/>
                        </a:prstGeom>
                        <a:ln w="5715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D01FA0"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34.15pt" to="469.8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H9FwwEAAOIDAAAOAAAAZHJzL2Uyb0RvYy54bWysU9uO0zAQfUfiHyy/0yQVu12ipvvQVXlB&#10;sOLyAa4zbiz5prFp0r9n7LbpChASiBcntuecOedksn6crGFHwKi963izqDkDJ32v3aHj377u3jxw&#10;FpNwvTDeQcdPEPnj5vWr9RhaWPrBmx6QEYmL7Rg6PqQU2qqKcgAr4sIHcHSpPFqRaIuHqkcxErs1&#10;1bKu76vRYx/QS4iRTp/Ol3xT+JUCmT4pFSEx03HSlsqKZd3ntdqsRXtAEQYtLzLEP6iwQjtqOlM9&#10;iSTYd9S/UFkt0Uev0kJ6W3mltITigdw09U9uvgwiQPFC4cQwxxT/H638eNy6Z6QYxhDbGJ4xu5gU&#10;2vwkfWwqYZ3msGBKTNLh3bvV2/qBMpV0t7pfliyrGzZgTO/BW5ZfOm60y1ZEK44fYqJ+VHotycfG&#10;sZFIV81dXcqiN7rfaWPyZcTDfmuQHQV9xt1uW9fXbi/KiNA44r0ZKW/pZODc4DMopnuS3pw75BmD&#10;mVZICS41eSIKE1VnmCIJM/Ai7U/AS32GQpm/vwHPiNLZuzSDrXYefyc7TVfJ6lx/TeDsO0ew9/2p&#10;fOISDQ1ScXgZ+jypL/cFfvs1Nz8AAAD//wMAUEsDBBQABgAIAAAAIQB33/nF3wAAAAgBAAAPAAAA&#10;ZHJzL2Rvd25yZXYueG1sTI9NS8NAEIbvgv9hGcGLtJs2NDRpNkUKXhQEa7XXbXZMgvtldtMm/97x&#10;VI8z78szz5Tb0Wh2xj50zgpYzBNgaGunOtsIOLw/zdbAQpRWSe0sCpgwwLa6vSllodzFvuF5HxtG&#10;EBsKKaCN0Rech7pFI8PcebSUfbneyEhj33DVywvBjebLJMm4kZ2lC630uGux/t4PRkCGx8lPXr98&#10;9LvX4ZCufh6Gz2ch7u/Gxw2wiGO8luFPn9ShIqeTG6wKTAuYLZbUJNY6BUZ5nuYZsBMt8hXwquT/&#10;H6h+AQAA//8DAFBLAQItABQABgAIAAAAIQC2gziS/gAAAOEBAAATAAAAAAAAAAAAAAAAAAAAAABb&#10;Q29udGVudF9UeXBlc10ueG1sUEsBAi0AFAAGAAgAAAAhADj9If/WAAAAlAEAAAsAAAAAAAAAAAAA&#10;AAAALwEAAF9yZWxzLy5yZWxzUEsBAi0AFAAGAAgAAAAhAKTQf0XDAQAA4gMAAA4AAAAAAAAAAAAA&#10;AAAALgIAAGRycy9lMm9Eb2MueG1sUEsBAi0AFAAGAAgAAAAhAHff+cXfAAAACAEAAA8AAAAAAAAA&#10;AAAAAAAAHQQAAGRycy9kb3ducmV2LnhtbFBLBQYAAAAABAAEAPMAAAApBQAAAAA=&#10;" strokecolor="#ffc000" strokeweight="4.5pt">
                <v:stroke joinstyle="miter"/>
              </v:line>
            </w:pict>
          </mc:Fallback>
        </mc:AlternateContent>
      </w:r>
      <w:r w:rsidR="2BCE7568" w:rsidRPr="489224B9">
        <w:rPr>
          <w:rFonts w:ascii="Arial" w:eastAsia="Arial" w:hAnsi="Arial" w:cs="Arial"/>
          <w:b/>
          <w:bCs/>
          <w:sz w:val="60"/>
          <w:szCs w:val="60"/>
          <w:lang w:val="es-PE"/>
        </w:rPr>
        <w:t>FACULTAD DE INGENIERÍA</w:t>
      </w:r>
    </w:p>
    <w:p w14:paraId="7BA216F2" w14:textId="08D06122" w:rsidR="2BCE7568" w:rsidRPr="008722E5" w:rsidRDefault="2BCE7568" w:rsidP="489224B9">
      <w:pPr>
        <w:spacing w:after="60"/>
        <w:jc w:val="both"/>
        <w:rPr>
          <w:lang w:val="es-ES"/>
        </w:rPr>
      </w:pPr>
      <w:r w:rsidRPr="489224B9">
        <w:rPr>
          <w:rFonts w:ascii="Arial" w:eastAsia="Arial" w:hAnsi="Arial" w:cs="Arial"/>
          <w:sz w:val="28"/>
          <w:szCs w:val="28"/>
          <w:lang w:val="es-PE"/>
        </w:rPr>
        <w:t>CARRERA DE INGENIERÍA DE SISTEMAS COMPUTACIONALES</w:t>
      </w:r>
    </w:p>
    <w:p w14:paraId="2BD2A07E" w14:textId="7170BECB" w:rsidR="2BCE7568" w:rsidRPr="008722E5" w:rsidRDefault="2BCE7568" w:rsidP="489224B9">
      <w:pPr>
        <w:spacing w:after="60"/>
        <w:jc w:val="both"/>
        <w:rPr>
          <w:lang w:val="es-ES"/>
        </w:rPr>
      </w:pPr>
      <w:r w:rsidRPr="489224B9">
        <w:rPr>
          <w:rFonts w:ascii="Arial" w:eastAsia="Arial" w:hAnsi="Arial" w:cs="Arial"/>
          <w:sz w:val="19"/>
          <w:szCs w:val="19"/>
          <w:lang w:val="es-PE"/>
        </w:rPr>
        <w:t xml:space="preserve"> </w:t>
      </w:r>
    </w:p>
    <w:p w14:paraId="32FFAAE2" w14:textId="182743C3" w:rsidR="2BCE7568" w:rsidRPr="008722E5" w:rsidRDefault="2BCE7568" w:rsidP="489224B9">
      <w:pPr>
        <w:spacing w:after="60"/>
        <w:jc w:val="both"/>
        <w:rPr>
          <w:lang w:val="es-ES"/>
        </w:rPr>
      </w:pPr>
      <w:r w:rsidRPr="489224B9">
        <w:rPr>
          <w:rFonts w:ascii="Arial" w:eastAsia="Arial" w:hAnsi="Arial" w:cs="Arial"/>
          <w:sz w:val="19"/>
          <w:szCs w:val="19"/>
          <w:lang w:val="es-PE"/>
        </w:rPr>
        <w:t xml:space="preserve"> </w:t>
      </w:r>
    </w:p>
    <w:tbl>
      <w:tblPr>
        <w:tblW w:w="9372" w:type="dxa"/>
        <w:jc w:val="right"/>
        <w:tblLayout w:type="fixed"/>
        <w:tblLook w:val="06A0" w:firstRow="1" w:lastRow="0" w:firstColumn="1" w:lastColumn="0" w:noHBand="1" w:noVBand="1"/>
      </w:tblPr>
      <w:tblGrid>
        <w:gridCol w:w="9372"/>
      </w:tblGrid>
      <w:tr w:rsidR="489224B9" w:rsidRPr="0095405F" w14:paraId="0A904C73" w14:textId="77777777" w:rsidTr="42FE5DA5">
        <w:trPr>
          <w:trHeight w:val="196"/>
          <w:jc w:val="right"/>
        </w:trPr>
        <w:tc>
          <w:tcPr>
            <w:tcW w:w="9372" w:type="dxa"/>
            <w:vAlign w:val="center"/>
          </w:tcPr>
          <w:p w14:paraId="21E16FF9" w14:textId="2E554221" w:rsidR="489224B9" w:rsidRPr="008722E5" w:rsidRDefault="1916B670" w:rsidP="42FE5DA5">
            <w:pPr>
              <w:spacing w:after="0"/>
              <w:jc w:val="center"/>
              <w:rPr>
                <w:rFonts w:ascii="Calibri Light" w:eastAsia="Calibri Light" w:hAnsi="Calibri Light" w:cs="Calibri Light"/>
                <w:b/>
                <w:bCs/>
                <w:sz w:val="48"/>
                <w:szCs w:val="48"/>
                <w:lang w:val="es-PE"/>
              </w:rPr>
            </w:pPr>
            <w:r w:rsidRPr="42FE5DA5">
              <w:rPr>
                <w:rFonts w:ascii="Arial" w:eastAsia="Arial" w:hAnsi="Arial" w:cs="Arial"/>
                <w:b/>
                <w:bCs/>
                <w:color w:val="000000" w:themeColor="text1"/>
                <w:sz w:val="31"/>
                <w:szCs w:val="31"/>
                <w:lang w:val="es-PE"/>
              </w:rPr>
              <w:t>DISEÑO E IMPLEMENTACION DE UNA BASE DE DATOS A LA EMPRESA PARA LA GESTION DE INVENTARIOS EN LA EMPRESA AGUILI STORE</w:t>
            </w:r>
          </w:p>
        </w:tc>
      </w:tr>
      <w:tr w:rsidR="564D959F" w:rsidRPr="0095405F" w14:paraId="36A312AB" w14:textId="77777777" w:rsidTr="42FE5DA5">
        <w:trPr>
          <w:trHeight w:val="196"/>
          <w:jc w:val="right"/>
        </w:trPr>
        <w:tc>
          <w:tcPr>
            <w:tcW w:w="9372" w:type="dxa"/>
            <w:vAlign w:val="center"/>
          </w:tcPr>
          <w:p w14:paraId="7DF9D28C" w14:textId="529C2233" w:rsidR="564D959F" w:rsidRDefault="564D959F" w:rsidP="564D959F">
            <w:pPr>
              <w:jc w:val="both"/>
              <w:rPr>
                <w:rFonts w:asciiTheme="majorHAnsi" w:eastAsiaTheme="majorEastAsia" w:hAnsiTheme="majorHAnsi" w:cstheme="majorBidi"/>
                <w:b/>
                <w:bCs/>
                <w:sz w:val="40"/>
                <w:szCs w:val="40"/>
                <w:lang w:val="es-PE"/>
              </w:rPr>
            </w:pPr>
          </w:p>
        </w:tc>
      </w:tr>
    </w:tbl>
    <w:p w14:paraId="343C60E7" w14:textId="2EB3E3D4" w:rsidR="2BCE7568" w:rsidRPr="008722E5" w:rsidRDefault="2BCE7568" w:rsidP="489224B9">
      <w:pPr>
        <w:spacing w:after="60"/>
        <w:jc w:val="both"/>
        <w:rPr>
          <w:lang w:val="es-ES"/>
        </w:rPr>
      </w:pPr>
    </w:p>
    <w:p w14:paraId="142ADAD3" w14:textId="7AAEB548" w:rsidR="008722E5" w:rsidRDefault="54B7ED53" w:rsidP="008722E5">
      <w:pPr>
        <w:spacing w:after="60"/>
        <w:jc w:val="right"/>
        <w:rPr>
          <w:lang w:val="es-ES"/>
        </w:rPr>
      </w:pPr>
      <w:r w:rsidRPr="008722E5">
        <w:rPr>
          <w:rFonts w:ascii="Arial" w:eastAsia="Arial" w:hAnsi="Arial" w:cs="Arial"/>
          <w:b/>
          <w:bCs/>
          <w:sz w:val="28"/>
          <w:szCs w:val="28"/>
          <w:lang w:val="es-PE"/>
        </w:rPr>
        <w:t>Nombre del Curso</w:t>
      </w:r>
      <w:r w:rsidR="51C142A2" w:rsidRPr="008722E5">
        <w:rPr>
          <w:rFonts w:ascii="Arial" w:eastAsia="Arial" w:hAnsi="Arial" w:cs="Arial"/>
          <w:b/>
          <w:bCs/>
          <w:sz w:val="28"/>
          <w:szCs w:val="28"/>
          <w:lang w:val="es-PE"/>
        </w:rPr>
        <w:t>:</w:t>
      </w:r>
      <w:r w:rsidR="008722E5">
        <w:rPr>
          <w:lang w:val="es-ES"/>
        </w:rPr>
        <w:t xml:space="preserve"> </w:t>
      </w:r>
    </w:p>
    <w:p w14:paraId="64C1F77E" w14:textId="21DF7226" w:rsidR="008722E5" w:rsidRDefault="008722E5" w:rsidP="008722E5">
      <w:pPr>
        <w:spacing w:after="60"/>
        <w:jc w:val="right"/>
        <w:rPr>
          <w:lang w:val="es-ES"/>
        </w:rPr>
      </w:pPr>
      <w:r>
        <w:rPr>
          <w:lang w:val="es-ES"/>
        </w:rPr>
        <w:t xml:space="preserve"> </w:t>
      </w:r>
    </w:p>
    <w:p w14:paraId="375AA0F1" w14:textId="15DD2831" w:rsidR="51C142A2" w:rsidRDefault="51C142A2" w:rsidP="008722E5">
      <w:pPr>
        <w:spacing w:after="60"/>
        <w:jc w:val="right"/>
        <w:rPr>
          <w:rFonts w:ascii="Arial" w:eastAsia="Arial" w:hAnsi="Arial" w:cs="Arial"/>
          <w:sz w:val="28"/>
          <w:szCs w:val="28"/>
          <w:lang w:val="es-PE"/>
        </w:rPr>
      </w:pPr>
      <w:r w:rsidRPr="008722E5">
        <w:rPr>
          <w:rFonts w:ascii="Arial" w:eastAsia="Arial" w:hAnsi="Arial" w:cs="Arial"/>
          <w:sz w:val="28"/>
          <w:szCs w:val="28"/>
          <w:lang w:val="es-PE"/>
        </w:rPr>
        <w:t xml:space="preserve">Calidad y </w:t>
      </w:r>
      <w:r w:rsidR="008722E5">
        <w:rPr>
          <w:rFonts w:ascii="Arial" w:eastAsia="Arial" w:hAnsi="Arial" w:cs="Arial"/>
          <w:sz w:val="28"/>
          <w:szCs w:val="28"/>
          <w:lang w:val="es-PE"/>
        </w:rPr>
        <w:t>P</w:t>
      </w:r>
      <w:r w:rsidRPr="008722E5">
        <w:rPr>
          <w:rFonts w:ascii="Arial" w:eastAsia="Arial" w:hAnsi="Arial" w:cs="Arial"/>
          <w:sz w:val="28"/>
          <w:szCs w:val="28"/>
          <w:lang w:val="es-PE"/>
        </w:rPr>
        <w:t>ruebas de Software</w:t>
      </w:r>
    </w:p>
    <w:p w14:paraId="2B8D2792" w14:textId="77777777" w:rsidR="008722E5" w:rsidRPr="008722E5" w:rsidRDefault="008722E5" w:rsidP="008722E5">
      <w:pPr>
        <w:spacing w:after="60"/>
        <w:jc w:val="right"/>
        <w:rPr>
          <w:lang w:val="es-ES"/>
        </w:rPr>
      </w:pPr>
    </w:p>
    <w:p w14:paraId="341979BE" w14:textId="78C6AEBB" w:rsidR="2BCE7568" w:rsidRDefault="54B7ED53" w:rsidP="008722E5">
      <w:pPr>
        <w:spacing w:after="60"/>
        <w:jc w:val="right"/>
        <w:rPr>
          <w:rFonts w:ascii="Arial" w:eastAsia="Arial" w:hAnsi="Arial" w:cs="Arial"/>
          <w:b/>
          <w:bCs/>
          <w:sz w:val="28"/>
          <w:szCs w:val="28"/>
          <w:lang w:val="es-PE"/>
        </w:rPr>
      </w:pPr>
      <w:r w:rsidRPr="564D959F">
        <w:rPr>
          <w:rFonts w:ascii="Arial" w:eastAsia="Arial" w:hAnsi="Arial" w:cs="Arial"/>
          <w:sz w:val="19"/>
          <w:szCs w:val="19"/>
          <w:lang w:val="es-PE"/>
        </w:rPr>
        <w:t xml:space="preserve"> </w:t>
      </w:r>
      <w:r w:rsidRPr="564D959F">
        <w:rPr>
          <w:rFonts w:ascii="Arial" w:eastAsia="Arial" w:hAnsi="Arial" w:cs="Arial"/>
          <w:b/>
          <w:bCs/>
          <w:sz w:val="28"/>
          <w:szCs w:val="28"/>
          <w:lang w:val="es-PE"/>
        </w:rPr>
        <w:t>Integrante</w:t>
      </w:r>
      <w:r w:rsidR="1F1C8A26" w:rsidRPr="564D959F">
        <w:rPr>
          <w:rFonts w:ascii="Arial" w:eastAsia="Arial" w:hAnsi="Arial" w:cs="Arial"/>
          <w:b/>
          <w:bCs/>
          <w:sz w:val="28"/>
          <w:szCs w:val="28"/>
          <w:lang w:val="es-PE"/>
        </w:rPr>
        <w:t>s</w:t>
      </w:r>
      <w:r w:rsidRPr="564D959F">
        <w:rPr>
          <w:rFonts w:ascii="Arial" w:eastAsia="Arial" w:hAnsi="Arial" w:cs="Arial"/>
          <w:b/>
          <w:bCs/>
          <w:sz w:val="28"/>
          <w:szCs w:val="28"/>
          <w:lang w:val="es-PE"/>
        </w:rPr>
        <w:t>:</w:t>
      </w:r>
    </w:p>
    <w:p w14:paraId="1A6F0F4F" w14:textId="77777777" w:rsidR="008722E5" w:rsidRPr="008722E5" w:rsidRDefault="008722E5" w:rsidP="008722E5">
      <w:pPr>
        <w:spacing w:after="60"/>
        <w:jc w:val="right"/>
        <w:rPr>
          <w:lang w:val="es-ES"/>
        </w:rPr>
      </w:pPr>
    </w:p>
    <w:p w14:paraId="3D93133C" w14:textId="6AA9240B" w:rsidR="6C56FDE1" w:rsidRPr="00DD428E" w:rsidRDefault="6C56FDE1" w:rsidP="42FE5DA5">
      <w:pPr>
        <w:spacing w:after="0" w:line="281" w:lineRule="auto"/>
        <w:jc w:val="right"/>
        <w:rPr>
          <w:lang w:val="es-PE"/>
        </w:rPr>
      </w:pPr>
      <w:r w:rsidRPr="42FE5DA5">
        <w:rPr>
          <w:rFonts w:ascii="Arial" w:eastAsia="Calibri Light" w:hAnsi="Arial" w:cs="Arial"/>
          <w:sz w:val="28"/>
          <w:szCs w:val="28"/>
          <w:lang w:val="es-ES"/>
        </w:rPr>
        <w:t>CRISTHIAN AXEL MARTIN CISNEROS ALMEYDA</w:t>
      </w:r>
      <w:r w:rsidRPr="42FE5DA5">
        <w:rPr>
          <w:rFonts w:ascii="Arial" w:eastAsia="Calibri Light" w:hAnsi="Arial" w:cs="Arial"/>
          <w:sz w:val="28"/>
          <w:szCs w:val="28"/>
          <w:lang w:val="es"/>
        </w:rPr>
        <w:t xml:space="preserve"> N00</w:t>
      </w:r>
      <w:r w:rsidR="7B2114CF" w:rsidRPr="42FE5DA5">
        <w:rPr>
          <w:rFonts w:ascii="Arial" w:eastAsia="Calibri Light" w:hAnsi="Arial" w:cs="Arial"/>
          <w:sz w:val="28"/>
          <w:szCs w:val="28"/>
          <w:lang w:val="es"/>
        </w:rPr>
        <w:t>310100</w:t>
      </w:r>
    </w:p>
    <w:p w14:paraId="48A579ED" w14:textId="513DC6A2" w:rsidR="6C56FDE1" w:rsidRDefault="6C56FDE1" w:rsidP="42FE5DA5">
      <w:pPr>
        <w:spacing w:after="0" w:line="281" w:lineRule="auto"/>
        <w:jc w:val="right"/>
        <w:rPr>
          <w:rFonts w:ascii="Arial" w:eastAsia="Calibri Light" w:hAnsi="Arial" w:cs="Arial"/>
          <w:sz w:val="28"/>
          <w:szCs w:val="28"/>
          <w:lang w:val="es"/>
        </w:rPr>
      </w:pPr>
      <w:r w:rsidRPr="42FE5DA5">
        <w:rPr>
          <w:rFonts w:ascii="Arial" w:eastAsia="Calibri Light" w:hAnsi="Arial" w:cs="Arial"/>
          <w:sz w:val="28"/>
          <w:szCs w:val="28"/>
          <w:lang w:val="es"/>
        </w:rPr>
        <w:t>ELVIS LEVY CALAPUJA TANANTA N00285609</w:t>
      </w:r>
    </w:p>
    <w:p w14:paraId="10BF5D58" w14:textId="082B5D7E" w:rsidR="6C56FDE1" w:rsidRDefault="6C56FDE1" w:rsidP="42FE5DA5">
      <w:pPr>
        <w:spacing w:after="0" w:line="281" w:lineRule="auto"/>
        <w:jc w:val="right"/>
        <w:rPr>
          <w:rFonts w:ascii="Arial" w:eastAsia="Calibri Light" w:hAnsi="Arial" w:cs="Arial"/>
          <w:sz w:val="28"/>
          <w:szCs w:val="28"/>
          <w:lang w:val="es"/>
        </w:rPr>
      </w:pPr>
      <w:r w:rsidRPr="42FE5DA5">
        <w:rPr>
          <w:rFonts w:ascii="Arial" w:eastAsia="Calibri Light" w:hAnsi="Arial" w:cs="Arial"/>
          <w:sz w:val="28"/>
          <w:szCs w:val="28"/>
          <w:lang w:val="es"/>
        </w:rPr>
        <w:t xml:space="preserve">CLEEFF DANIEL DE LA CRUZ TIRADO </w:t>
      </w:r>
      <w:r w:rsidR="67F9536D" w:rsidRPr="42FE5DA5">
        <w:rPr>
          <w:rFonts w:ascii="Arial" w:eastAsia="Calibri Light" w:hAnsi="Arial" w:cs="Arial"/>
          <w:sz w:val="28"/>
          <w:szCs w:val="28"/>
          <w:lang w:val="es"/>
        </w:rPr>
        <w:t>N00277710</w:t>
      </w:r>
    </w:p>
    <w:p w14:paraId="66C52B1F" w14:textId="0EAB4C08" w:rsidR="6C56FDE1" w:rsidRPr="00DD428E" w:rsidRDefault="6C56FDE1" w:rsidP="42FE5DA5">
      <w:pPr>
        <w:spacing w:after="0" w:line="281" w:lineRule="auto"/>
        <w:jc w:val="right"/>
        <w:rPr>
          <w:lang w:val="es-PE"/>
        </w:rPr>
      </w:pPr>
      <w:r w:rsidRPr="42FE5DA5">
        <w:rPr>
          <w:rFonts w:ascii="Arial" w:eastAsia="Calibri Light" w:hAnsi="Arial" w:cs="Arial"/>
          <w:sz w:val="28"/>
          <w:szCs w:val="28"/>
          <w:lang w:val="es"/>
        </w:rPr>
        <w:t>GERALDIN ANABEL RIVERA CULLANCO N0029</w:t>
      </w:r>
      <w:r w:rsidR="547DFA44" w:rsidRPr="42FE5DA5">
        <w:rPr>
          <w:rFonts w:ascii="Arial" w:eastAsia="Calibri Light" w:hAnsi="Arial" w:cs="Arial"/>
          <w:sz w:val="28"/>
          <w:szCs w:val="28"/>
          <w:lang w:val="es"/>
        </w:rPr>
        <w:t>1</w:t>
      </w:r>
      <w:r w:rsidRPr="42FE5DA5">
        <w:rPr>
          <w:rFonts w:ascii="Arial" w:eastAsia="Calibri Light" w:hAnsi="Arial" w:cs="Arial"/>
          <w:sz w:val="28"/>
          <w:szCs w:val="28"/>
          <w:lang w:val="es"/>
        </w:rPr>
        <w:t>379</w:t>
      </w:r>
    </w:p>
    <w:p w14:paraId="3AF7CFAD" w14:textId="37D7683C" w:rsidR="6C56FDE1" w:rsidRPr="00DD428E" w:rsidRDefault="6C56FDE1" w:rsidP="42FE5DA5">
      <w:pPr>
        <w:spacing w:after="0" w:line="281" w:lineRule="auto"/>
        <w:jc w:val="right"/>
        <w:rPr>
          <w:lang w:val="es-PE"/>
        </w:rPr>
      </w:pPr>
      <w:r w:rsidRPr="42FE5DA5">
        <w:rPr>
          <w:rFonts w:ascii="Arial" w:eastAsia="Calibri Light" w:hAnsi="Arial" w:cs="Arial"/>
          <w:sz w:val="28"/>
          <w:szCs w:val="28"/>
          <w:lang w:val="es"/>
        </w:rPr>
        <w:t xml:space="preserve">RONALDO NINALAYA BUJAICO </w:t>
      </w:r>
      <w:r w:rsidR="42E600E5" w:rsidRPr="42FE5DA5">
        <w:rPr>
          <w:rFonts w:ascii="Arial" w:eastAsia="Calibri Light" w:hAnsi="Arial" w:cs="Arial"/>
          <w:sz w:val="28"/>
          <w:szCs w:val="28"/>
          <w:lang w:val="es"/>
        </w:rPr>
        <w:t>N00338434</w:t>
      </w:r>
    </w:p>
    <w:p w14:paraId="2BC61D93" w14:textId="77777777" w:rsidR="008722E5" w:rsidRPr="00376B72" w:rsidRDefault="008722E5" w:rsidP="008722E5">
      <w:pPr>
        <w:spacing w:after="0" w:line="281" w:lineRule="auto"/>
        <w:jc w:val="right"/>
        <w:rPr>
          <w:rFonts w:ascii="Arial" w:hAnsi="Arial" w:cs="Arial"/>
          <w:lang w:val="es"/>
        </w:rPr>
      </w:pPr>
    </w:p>
    <w:p w14:paraId="34F97804" w14:textId="2B33ACEE" w:rsidR="2BCE7568" w:rsidRDefault="54B7ED53" w:rsidP="008722E5">
      <w:pPr>
        <w:spacing w:after="60"/>
        <w:jc w:val="right"/>
        <w:rPr>
          <w:rFonts w:ascii="Arial" w:eastAsia="Arial" w:hAnsi="Arial" w:cs="Arial"/>
          <w:b/>
          <w:bCs/>
          <w:sz w:val="28"/>
          <w:szCs w:val="28"/>
          <w:lang w:val="es-PE"/>
        </w:rPr>
      </w:pPr>
      <w:r w:rsidRPr="564D959F">
        <w:rPr>
          <w:rFonts w:ascii="Arial" w:eastAsia="Arial" w:hAnsi="Arial" w:cs="Arial"/>
          <w:b/>
          <w:bCs/>
          <w:sz w:val="28"/>
          <w:szCs w:val="28"/>
          <w:lang w:val="es-PE"/>
        </w:rPr>
        <w:t>Docente:</w:t>
      </w:r>
    </w:p>
    <w:p w14:paraId="074F5E11" w14:textId="77777777" w:rsidR="008722E5" w:rsidRPr="008722E5" w:rsidRDefault="008722E5" w:rsidP="008722E5">
      <w:pPr>
        <w:spacing w:after="60"/>
        <w:jc w:val="right"/>
        <w:rPr>
          <w:lang w:val="es-ES"/>
        </w:rPr>
      </w:pPr>
    </w:p>
    <w:p w14:paraId="1D87D6AC" w14:textId="348339B3" w:rsidR="2BCE7568" w:rsidRPr="008722E5" w:rsidRDefault="008722E5" w:rsidP="008722E5">
      <w:pPr>
        <w:spacing w:after="60"/>
        <w:jc w:val="right"/>
        <w:rPr>
          <w:rFonts w:ascii="Arial" w:eastAsia="Arial" w:hAnsi="Arial" w:cs="Arial"/>
          <w:sz w:val="28"/>
          <w:szCs w:val="28"/>
          <w:lang w:val="es-PE"/>
        </w:rPr>
      </w:pPr>
      <w:r w:rsidRPr="008722E5">
        <w:rPr>
          <w:rFonts w:ascii="Arial" w:eastAsia="Open Sans" w:hAnsi="Arial" w:cs="Arial"/>
          <w:sz w:val="28"/>
          <w:szCs w:val="28"/>
          <w:lang w:val="es-PE"/>
        </w:rPr>
        <w:t xml:space="preserve">Gerardo Sarmiento </w:t>
      </w:r>
      <w:proofErr w:type="spellStart"/>
      <w:r w:rsidRPr="008722E5">
        <w:rPr>
          <w:rFonts w:ascii="Arial" w:eastAsia="Open Sans" w:hAnsi="Arial" w:cs="Arial"/>
          <w:sz w:val="28"/>
          <w:szCs w:val="28"/>
          <w:lang w:val="es-PE"/>
        </w:rPr>
        <w:t>Quist</w:t>
      </w:r>
      <w:r w:rsidR="00376B72">
        <w:rPr>
          <w:rFonts w:ascii="Arial" w:eastAsia="Open Sans" w:hAnsi="Arial" w:cs="Arial"/>
          <w:sz w:val="28"/>
          <w:szCs w:val="28"/>
          <w:lang w:val="es-PE"/>
        </w:rPr>
        <w:t>á</w:t>
      </w:r>
      <w:r w:rsidRPr="008722E5">
        <w:rPr>
          <w:rFonts w:ascii="Arial" w:eastAsia="Open Sans" w:hAnsi="Arial" w:cs="Arial"/>
          <w:sz w:val="28"/>
          <w:szCs w:val="28"/>
          <w:lang w:val="es-PE"/>
        </w:rPr>
        <w:t>n</w:t>
      </w:r>
      <w:proofErr w:type="spellEnd"/>
    </w:p>
    <w:p w14:paraId="0281B143" w14:textId="77777777" w:rsidR="008722E5" w:rsidRDefault="008722E5" w:rsidP="564D959F">
      <w:pPr>
        <w:spacing w:after="60"/>
        <w:jc w:val="center"/>
        <w:rPr>
          <w:rFonts w:ascii="Open Sans" w:eastAsia="Open Sans" w:hAnsi="Open Sans" w:cs="Open Sans"/>
          <w:b/>
          <w:bCs/>
          <w:color w:val="262626" w:themeColor="text1" w:themeTint="D9"/>
          <w:sz w:val="36"/>
          <w:szCs w:val="36"/>
          <w:lang w:val="es-PE"/>
        </w:rPr>
      </w:pPr>
    </w:p>
    <w:p w14:paraId="396D9836" w14:textId="0BFBAF57" w:rsidR="10BD86F3" w:rsidRPr="008722E5" w:rsidRDefault="3A1642E0" w:rsidP="564D959F">
      <w:pPr>
        <w:spacing w:after="60"/>
        <w:jc w:val="center"/>
        <w:rPr>
          <w:rFonts w:ascii="Arial" w:eastAsia="Open Sans" w:hAnsi="Arial" w:cs="Arial"/>
          <w:color w:val="262626" w:themeColor="text1" w:themeTint="D9"/>
          <w:sz w:val="28"/>
          <w:szCs w:val="28"/>
          <w:lang w:val="es-PE"/>
        </w:rPr>
      </w:pPr>
      <w:r w:rsidRPr="42FE5DA5">
        <w:rPr>
          <w:rFonts w:ascii="Arial" w:eastAsia="Open Sans" w:hAnsi="Arial" w:cs="Arial"/>
          <w:color w:val="262626" w:themeColor="text1" w:themeTint="D9"/>
          <w:sz w:val="28"/>
          <w:szCs w:val="28"/>
          <w:lang w:val="es-PE"/>
        </w:rPr>
        <w:t>Lima</w:t>
      </w:r>
      <w:r w:rsidR="43FA291E" w:rsidRPr="42FE5DA5">
        <w:rPr>
          <w:rFonts w:ascii="Arial" w:eastAsia="Open Sans" w:hAnsi="Arial" w:cs="Arial"/>
          <w:color w:val="262626" w:themeColor="text1" w:themeTint="D9"/>
          <w:sz w:val="28"/>
          <w:szCs w:val="28"/>
          <w:lang w:val="es-PE"/>
        </w:rPr>
        <w:t xml:space="preserve"> </w:t>
      </w:r>
      <w:r w:rsidR="0C647D0D" w:rsidRPr="42FE5DA5">
        <w:rPr>
          <w:rFonts w:ascii="Arial" w:eastAsia="Open Sans" w:hAnsi="Arial" w:cs="Arial"/>
          <w:color w:val="262626" w:themeColor="text1" w:themeTint="D9"/>
          <w:sz w:val="28"/>
          <w:szCs w:val="28"/>
          <w:lang w:val="es-PE"/>
        </w:rPr>
        <w:t>-</w:t>
      </w:r>
      <w:r w:rsidR="43FA291E" w:rsidRPr="42FE5DA5">
        <w:rPr>
          <w:rFonts w:ascii="Arial" w:eastAsia="Open Sans" w:hAnsi="Arial" w:cs="Arial"/>
          <w:color w:val="262626" w:themeColor="text1" w:themeTint="D9"/>
          <w:sz w:val="28"/>
          <w:szCs w:val="28"/>
          <w:lang w:val="es-PE"/>
        </w:rPr>
        <w:t xml:space="preserve"> </w:t>
      </w:r>
      <w:r w:rsidR="342AF93A" w:rsidRPr="42FE5DA5">
        <w:rPr>
          <w:rFonts w:ascii="Arial" w:eastAsia="Open Sans" w:hAnsi="Arial" w:cs="Arial"/>
          <w:color w:val="262626" w:themeColor="text1" w:themeTint="D9"/>
          <w:sz w:val="28"/>
          <w:szCs w:val="28"/>
          <w:lang w:val="es-PE"/>
        </w:rPr>
        <w:t>202</w:t>
      </w:r>
      <w:r w:rsidR="4A2D1866" w:rsidRPr="42FE5DA5">
        <w:rPr>
          <w:rFonts w:ascii="Arial" w:eastAsia="Open Sans" w:hAnsi="Arial" w:cs="Arial"/>
          <w:color w:val="262626" w:themeColor="text1" w:themeTint="D9"/>
          <w:sz w:val="28"/>
          <w:szCs w:val="28"/>
          <w:lang w:val="es-PE"/>
        </w:rPr>
        <w:t>5</w:t>
      </w:r>
    </w:p>
    <w:p w14:paraId="541C7956" w14:textId="5164E489" w:rsidR="2BCE7568" w:rsidRPr="008722E5" w:rsidRDefault="54B7ED53" w:rsidP="564D959F">
      <w:pPr>
        <w:spacing w:after="60"/>
        <w:ind w:left="2880" w:firstLine="720"/>
        <w:jc w:val="both"/>
        <w:rPr>
          <w:lang w:val="es-ES"/>
        </w:rPr>
      </w:pPr>
      <w:r w:rsidRPr="564D959F">
        <w:rPr>
          <w:rFonts w:ascii="Arial" w:eastAsia="Arial" w:hAnsi="Arial" w:cs="Arial"/>
          <w:sz w:val="36"/>
          <w:szCs w:val="36"/>
          <w:lang w:val="es-PE"/>
        </w:rPr>
        <w:lastRenderedPageBreak/>
        <w:t xml:space="preserve"> </w:t>
      </w:r>
      <w:r w:rsidR="2BCE7568" w:rsidRPr="008722E5">
        <w:rPr>
          <w:lang w:val="es-ES"/>
        </w:rPr>
        <w:br/>
      </w:r>
    </w:p>
    <w:p w14:paraId="36182BC7" w14:textId="7765F4C9" w:rsidR="0013662B" w:rsidRDefault="4C47FE46" w:rsidP="564D959F">
      <w:pPr>
        <w:spacing w:after="60"/>
        <w:jc w:val="both"/>
        <w:rPr>
          <w:rFonts w:ascii="Arial" w:eastAsia="Arial" w:hAnsi="Arial" w:cs="Arial"/>
          <w:sz w:val="19"/>
          <w:szCs w:val="19"/>
          <w:lang w:val="es-PE"/>
        </w:rPr>
      </w:pPr>
      <w:r w:rsidRPr="564D959F">
        <w:rPr>
          <w:rFonts w:ascii="Calibri Light" w:eastAsia="Calibri Light" w:hAnsi="Calibri Light" w:cs="Calibri Light"/>
          <w:sz w:val="20"/>
          <w:szCs w:val="20"/>
          <w:lang w:val="es"/>
        </w:rPr>
        <w:t xml:space="preserve"> </w:t>
      </w:r>
    </w:p>
    <w:p w14:paraId="5840E397" w14:textId="2188C1CF" w:rsidR="0013662B" w:rsidRPr="008722E5" w:rsidRDefault="11C859D3" w:rsidP="7F215BED">
      <w:pPr>
        <w:spacing w:before="10"/>
        <w:rPr>
          <w:b/>
          <w:bCs/>
          <w:lang w:val="es-ES"/>
        </w:rPr>
      </w:pPr>
      <w:r w:rsidRPr="7F215BED">
        <w:rPr>
          <w:rFonts w:ascii="Calibri Light" w:eastAsia="Calibri Light" w:hAnsi="Calibri Light" w:cs="Calibri Light"/>
          <w:sz w:val="16"/>
          <w:szCs w:val="16"/>
          <w:lang w:val="es"/>
        </w:rPr>
        <w:t xml:space="preserve"> </w:t>
      </w:r>
    </w:p>
    <w:p w14:paraId="1F29EDA5" w14:textId="22D68463" w:rsidR="0013662B" w:rsidRPr="008722E5" w:rsidRDefault="2427F55D" w:rsidP="7F215BED">
      <w:pPr>
        <w:spacing w:before="35" w:after="0"/>
        <w:jc w:val="center"/>
        <w:rPr>
          <w:rFonts w:ascii="Calibri Light" w:eastAsia="Calibri Light" w:hAnsi="Calibri Light" w:cs="Calibri Light"/>
          <w:b/>
          <w:bCs/>
          <w:sz w:val="32"/>
          <w:szCs w:val="32"/>
          <w:lang w:val="es"/>
        </w:rPr>
      </w:pPr>
      <w:r w:rsidRPr="008722E5">
        <w:rPr>
          <w:rFonts w:ascii="Calibri Light" w:eastAsia="Calibri Light" w:hAnsi="Calibri Light" w:cs="Calibri Light"/>
          <w:b/>
          <w:bCs/>
          <w:sz w:val="32"/>
          <w:szCs w:val="32"/>
          <w:lang w:val="es"/>
        </w:rPr>
        <w:t>TABLA DE CONTENIDO</w:t>
      </w:r>
    </w:p>
    <w:p w14:paraId="5525F789" w14:textId="6CF92AC2" w:rsidR="0013662B" w:rsidRDefault="0013662B" w:rsidP="7F215BED">
      <w:pPr>
        <w:spacing w:before="35" w:after="0"/>
        <w:rPr>
          <w:rFonts w:ascii="Calibri Light" w:eastAsia="Calibri Light" w:hAnsi="Calibri Light" w:cs="Calibri Light"/>
          <w:color w:val="2E5395"/>
          <w:sz w:val="32"/>
          <w:szCs w:val="32"/>
          <w:lang w:val="es"/>
        </w:rPr>
      </w:pPr>
    </w:p>
    <w:sdt>
      <w:sdtPr>
        <w:id w:val="1226461944"/>
        <w:docPartObj>
          <w:docPartGallery w:val="Table of Contents"/>
          <w:docPartUnique/>
        </w:docPartObj>
      </w:sdtPr>
      <w:sdtContent>
        <w:p w14:paraId="4B18ACCC" w14:textId="22E6F67E" w:rsidR="00D87823" w:rsidRDefault="00B46E27">
          <w:pPr>
            <w:pStyle w:val="TDC1"/>
            <w:tabs>
              <w:tab w:val="right" w:leader="dot" w:pos="9350"/>
            </w:tabs>
            <w:rPr>
              <w:rFonts w:eastAsiaTheme="minorEastAsia"/>
              <w:noProof/>
              <w:kern w:val="2"/>
              <w:sz w:val="24"/>
              <w:szCs w:val="24"/>
              <w:lang w:val="es-PE" w:eastAsia="es-MX"/>
              <w14:ligatures w14:val="standardContextual"/>
            </w:rPr>
          </w:pPr>
          <w:r w:rsidRPr="00DF1324">
            <w:rPr>
              <w:sz w:val="24"/>
              <w:szCs w:val="24"/>
            </w:rPr>
            <w:fldChar w:fldCharType="begin"/>
          </w:r>
          <w:r w:rsidRPr="00DF1324">
            <w:rPr>
              <w:sz w:val="24"/>
              <w:szCs w:val="24"/>
            </w:rPr>
            <w:instrText>TOC \o \z \u \h</w:instrText>
          </w:r>
          <w:r w:rsidRPr="00DF1324">
            <w:rPr>
              <w:sz w:val="24"/>
              <w:szCs w:val="24"/>
            </w:rPr>
            <w:fldChar w:fldCharType="separate"/>
          </w:r>
          <w:hyperlink w:anchor="_Toc176880155" w:history="1">
            <w:r w:rsidR="00D87823" w:rsidRPr="00707193">
              <w:rPr>
                <w:rStyle w:val="Hipervnculo"/>
                <w:rFonts w:eastAsia="Calibri Light" w:cstheme="minorHAnsi"/>
                <w:b/>
                <w:bCs/>
                <w:noProof/>
                <w:lang w:val="es"/>
              </w:rPr>
              <w:t>1.</w:t>
            </w:r>
            <w:r w:rsidR="00D87823" w:rsidRPr="00707193">
              <w:rPr>
                <w:rStyle w:val="Hipervnculo"/>
                <w:rFonts w:eastAsia="Times New Roman" w:cstheme="minorHAnsi"/>
                <w:noProof/>
                <w:lang w:val="es"/>
              </w:rPr>
              <w:t xml:space="preserve">   </w:t>
            </w:r>
            <w:r w:rsidR="00D87823" w:rsidRPr="00707193">
              <w:rPr>
                <w:rStyle w:val="Hipervnculo"/>
                <w:rFonts w:eastAsia="Calibri Light" w:cstheme="minorHAnsi"/>
                <w:b/>
                <w:bCs/>
                <w:noProof/>
                <w:lang w:val="es"/>
              </w:rPr>
              <w:t>OBJETIVO DEL PROYECTO</w:t>
            </w:r>
            <w:r w:rsidR="00D87823">
              <w:rPr>
                <w:noProof/>
                <w:webHidden/>
              </w:rPr>
              <w:tab/>
            </w:r>
            <w:r w:rsidR="00D87823">
              <w:rPr>
                <w:noProof/>
                <w:webHidden/>
              </w:rPr>
              <w:fldChar w:fldCharType="begin"/>
            </w:r>
            <w:r w:rsidR="00D87823">
              <w:rPr>
                <w:noProof/>
                <w:webHidden/>
              </w:rPr>
              <w:instrText xml:space="preserve"> PAGEREF _Toc176880155 \h </w:instrText>
            </w:r>
            <w:r w:rsidR="00D87823">
              <w:rPr>
                <w:noProof/>
                <w:webHidden/>
              </w:rPr>
            </w:r>
            <w:r w:rsidR="00D87823">
              <w:rPr>
                <w:noProof/>
                <w:webHidden/>
              </w:rPr>
              <w:fldChar w:fldCharType="separate"/>
            </w:r>
            <w:r w:rsidR="00D87823">
              <w:rPr>
                <w:noProof/>
                <w:webHidden/>
              </w:rPr>
              <w:t>3</w:t>
            </w:r>
            <w:r w:rsidR="00D87823">
              <w:rPr>
                <w:noProof/>
                <w:webHidden/>
              </w:rPr>
              <w:fldChar w:fldCharType="end"/>
            </w:r>
          </w:hyperlink>
        </w:p>
        <w:p w14:paraId="0CA9E28F" w14:textId="0148B2C4" w:rsidR="00D87823" w:rsidRDefault="00000000">
          <w:pPr>
            <w:pStyle w:val="TDC1"/>
            <w:tabs>
              <w:tab w:val="right" w:leader="dot" w:pos="9350"/>
            </w:tabs>
            <w:rPr>
              <w:rFonts w:eastAsiaTheme="minorEastAsia"/>
              <w:noProof/>
              <w:kern w:val="2"/>
              <w:sz w:val="24"/>
              <w:szCs w:val="24"/>
              <w:lang w:val="es-PE" w:eastAsia="es-MX"/>
              <w14:ligatures w14:val="standardContextual"/>
            </w:rPr>
          </w:pPr>
          <w:hyperlink w:anchor="_Toc176880156" w:history="1">
            <w:r w:rsidR="00D87823" w:rsidRPr="00707193">
              <w:rPr>
                <w:rStyle w:val="Hipervnculo"/>
                <w:rFonts w:eastAsia="Calibri Light" w:cstheme="minorHAnsi"/>
                <w:b/>
                <w:bCs/>
                <w:noProof/>
                <w:lang w:val="es"/>
              </w:rPr>
              <w:t>2.</w:t>
            </w:r>
            <w:r w:rsidR="00D87823" w:rsidRPr="00707193">
              <w:rPr>
                <w:rStyle w:val="Hipervnculo"/>
                <w:rFonts w:eastAsia="Times New Roman" w:cstheme="minorHAnsi"/>
                <w:noProof/>
                <w:lang w:val="es"/>
              </w:rPr>
              <w:t xml:space="preserve">   </w:t>
            </w:r>
            <w:r w:rsidR="00D87823" w:rsidRPr="00707193">
              <w:rPr>
                <w:rStyle w:val="Hipervnculo"/>
                <w:rFonts w:eastAsia="Calibri Light" w:cstheme="minorHAnsi"/>
                <w:b/>
                <w:bCs/>
                <w:noProof/>
                <w:lang w:val="es"/>
              </w:rPr>
              <w:t>COEVALUACIÓN</w:t>
            </w:r>
            <w:r w:rsidR="00D87823">
              <w:rPr>
                <w:noProof/>
                <w:webHidden/>
              </w:rPr>
              <w:tab/>
            </w:r>
            <w:r w:rsidR="00D87823">
              <w:rPr>
                <w:noProof/>
                <w:webHidden/>
              </w:rPr>
              <w:fldChar w:fldCharType="begin"/>
            </w:r>
            <w:r w:rsidR="00D87823">
              <w:rPr>
                <w:noProof/>
                <w:webHidden/>
              </w:rPr>
              <w:instrText xml:space="preserve"> PAGEREF _Toc176880156 \h </w:instrText>
            </w:r>
            <w:r w:rsidR="00D87823">
              <w:rPr>
                <w:noProof/>
                <w:webHidden/>
              </w:rPr>
            </w:r>
            <w:r w:rsidR="00D87823">
              <w:rPr>
                <w:noProof/>
                <w:webHidden/>
              </w:rPr>
              <w:fldChar w:fldCharType="separate"/>
            </w:r>
            <w:r w:rsidR="00D87823">
              <w:rPr>
                <w:noProof/>
                <w:webHidden/>
              </w:rPr>
              <w:t>3</w:t>
            </w:r>
            <w:r w:rsidR="00D87823">
              <w:rPr>
                <w:noProof/>
                <w:webHidden/>
              </w:rPr>
              <w:fldChar w:fldCharType="end"/>
            </w:r>
          </w:hyperlink>
        </w:p>
        <w:p w14:paraId="6C653042" w14:textId="0AF0490A" w:rsidR="00D87823" w:rsidRDefault="00000000">
          <w:pPr>
            <w:pStyle w:val="TDC1"/>
            <w:tabs>
              <w:tab w:val="right" w:leader="dot" w:pos="9350"/>
            </w:tabs>
            <w:rPr>
              <w:rFonts w:eastAsiaTheme="minorEastAsia"/>
              <w:noProof/>
              <w:kern w:val="2"/>
              <w:sz w:val="24"/>
              <w:szCs w:val="24"/>
              <w:lang w:val="es-PE" w:eastAsia="es-MX"/>
              <w14:ligatures w14:val="standardContextual"/>
            </w:rPr>
          </w:pPr>
          <w:hyperlink w:anchor="_Toc176880157" w:history="1">
            <w:r w:rsidR="00D87823" w:rsidRPr="00707193">
              <w:rPr>
                <w:rStyle w:val="Hipervnculo"/>
                <w:rFonts w:eastAsia="Calibri Light" w:cstheme="minorHAnsi"/>
                <w:b/>
                <w:bCs/>
                <w:noProof/>
                <w:lang w:val="es"/>
              </w:rPr>
              <w:t>3.</w:t>
            </w:r>
            <w:r w:rsidR="00D87823" w:rsidRPr="00707193">
              <w:rPr>
                <w:rStyle w:val="Hipervnculo"/>
                <w:rFonts w:eastAsia="Times New Roman" w:cstheme="minorHAnsi"/>
                <w:noProof/>
                <w:lang w:val="es"/>
              </w:rPr>
              <w:t xml:space="preserve">   </w:t>
            </w:r>
            <w:r w:rsidR="00D87823" w:rsidRPr="00707193">
              <w:rPr>
                <w:rStyle w:val="Hipervnculo"/>
                <w:rFonts w:eastAsia="Calibri Light" w:cstheme="minorHAnsi"/>
                <w:b/>
                <w:bCs/>
                <w:noProof/>
                <w:lang w:val="es"/>
              </w:rPr>
              <w:t>IMPORTANCIA DE LA CALIDAD DE SOFTWARE</w:t>
            </w:r>
            <w:r w:rsidR="00D87823">
              <w:rPr>
                <w:noProof/>
                <w:webHidden/>
              </w:rPr>
              <w:tab/>
            </w:r>
            <w:r w:rsidR="00D87823">
              <w:rPr>
                <w:noProof/>
                <w:webHidden/>
              </w:rPr>
              <w:fldChar w:fldCharType="begin"/>
            </w:r>
            <w:r w:rsidR="00D87823">
              <w:rPr>
                <w:noProof/>
                <w:webHidden/>
              </w:rPr>
              <w:instrText xml:space="preserve"> PAGEREF _Toc176880157 \h </w:instrText>
            </w:r>
            <w:r w:rsidR="00D87823">
              <w:rPr>
                <w:noProof/>
                <w:webHidden/>
              </w:rPr>
            </w:r>
            <w:r w:rsidR="00D87823">
              <w:rPr>
                <w:noProof/>
                <w:webHidden/>
              </w:rPr>
              <w:fldChar w:fldCharType="separate"/>
            </w:r>
            <w:r w:rsidR="00D87823">
              <w:rPr>
                <w:noProof/>
                <w:webHidden/>
              </w:rPr>
              <w:t>3</w:t>
            </w:r>
            <w:r w:rsidR="00D87823">
              <w:rPr>
                <w:noProof/>
                <w:webHidden/>
              </w:rPr>
              <w:fldChar w:fldCharType="end"/>
            </w:r>
          </w:hyperlink>
        </w:p>
        <w:p w14:paraId="00F9498B" w14:textId="402AD5EB" w:rsidR="00D87823" w:rsidRDefault="00000000">
          <w:pPr>
            <w:pStyle w:val="TDC1"/>
            <w:tabs>
              <w:tab w:val="right" w:leader="dot" w:pos="9350"/>
            </w:tabs>
            <w:rPr>
              <w:rFonts w:eastAsiaTheme="minorEastAsia"/>
              <w:noProof/>
              <w:kern w:val="2"/>
              <w:sz w:val="24"/>
              <w:szCs w:val="24"/>
              <w:lang w:val="es-PE" w:eastAsia="es-MX"/>
              <w14:ligatures w14:val="standardContextual"/>
            </w:rPr>
          </w:pPr>
          <w:hyperlink w:anchor="_Toc176880158" w:history="1">
            <w:r w:rsidR="00D87823" w:rsidRPr="00707193">
              <w:rPr>
                <w:rStyle w:val="Hipervnculo"/>
                <w:rFonts w:eastAsia="Calibri Light" w:cstheme="minorHAnsi"/>
                <w:b/>
                <w:bCs/>
                <w:noProof/>
                <w:lang w:val="es"/>
              </w:rPr>
              <w:t>4.</w:t>
            </w:r>
            <w:r w:rsidR="00D87823" w:rsidRPr="00707193">
              <w:rPr>
                <w:rStyle w:val="Hipervnculo"/>
                <w:rFonts w:eastAsia="Times New Roman" w:cstheme="minorHAnsi"/>
                <w:noProof/>
                <w:lang w:val="es"/>
              </w:rPr>
              <w:t xml:space="preserve">  </w:t>
            </w:r>
            <w:r w:rsidR="00D87823" w:rsidRPr="00707193">
              <w:rPr>
                <w:rStyle w:val="Hipervnculo"/>
                <w:rFonts w:eastAsia="Calibri Light" w:cstheme="minorHAnsi"/>
                <w:b/>
                <w:bCs/>
                <w:noProof/>
                <w:lang w:val="es"/>
              </w:rPr>
              <w:t>REQUERIMIENTOS DEL SISTEMA</w:t>
            </w:r>
            <w:r w:rsidR="00D87823">
              <w:rPr>
                <w:noProof/>
                <w:webHidden/>
              </w:rPr>
              <w:tab/>
            </w:r>
            <w:r w:rsidR="00D87823">
              <w:rPr>
                <w:noProof/>
                <w:webHidden/>
              </w:rPr>
              <w:fldChar w:fldCharType="begin"/>
            </w:r>
            <w:r w:rsidR="00D87823">
              <w:rPr>
                <w:noProof/>
                <w:webHidden/>
              </w:rPr>
              <w:instrText xml:space="preserve"> PAGEREF _Toc176880158 \h </w:instrText>
            </w:r>
            <w:r w:rsidR="00D87823">
              <w:rPr>
                <w:noProof/>
                <w:webHidden/>
              </w:rPr>
            </w:r>
            <w:r w:rsidR="00D87823">
              <w:rPr>
                <w:noProof/>
                <w:webHidden/>
              </w:rPr>
              <w:fldChar w:fldCharType="separate"/>
            </w:r>
            <w:r w:rsidR="00D87823">
              <w:rPr>
                <w:noProof/>
                <w:webHidden/>
              </w:rPr>
              <w:t>3</w:t>
            </w:r>
            <w:r w:rsidR="00D87823">
              <w:rPr>
                <w:noProof/>
                <w:webHidden/>
              </w:rPr>
              <w:fldChar w:fldCharType="end"/>
            </w:r>
          </w:hyperlink>
        </w:p>
        <w:p w14:paraId="76870CD2" w14:textId="749CB9A9" w:rsidR="00D87823" w:rsidRDefault="00000000">
          <w:pPr>
            <w:pStyle w:val="TDC1"/>
            <w:tabs>
              <w:tab w:val="right" w:leader="dot" w:pos="9350"/>
            </w:tabs>
            <w:rPr>
              <w:rFonts w:eastAsiaTheme="minorEastAsia"/>
              <w:noProof/>
              <w:kern w:val="2"/>
              <w:sz w:val="24"/>
              <w:szCs w:val="24"/>
              <w:lang w:val="es-PE" w:eastAsia="es-MX"/>
              <w14:ligatures w14:val="standardContextual"/>
            </w:rPr>
          </w:pPr>
          <w:hyperlink w:anchor="_Toc176880159" w:history="1">
            <w:r w:rsidR="00D87823" w:rsidRPr="00707193">
              <w:rPr>
                <w:rStyle w:val="Hipervnculo"/>
                <w:rFonts w:eastAsia="Calibri Light" w:cstheme="minorHAnsi"/>
                <w:b/>
                <w:bCs/>
                <w:noProof/>
                <w:lang w:val="es"/>
              </w:rPr>
              <w:t>5.</w:t>
            </w:r>
            <w:r w:rsidR="00D87823" w:rsidRPr="00707193">
              <w:rPr>
                <w:rStyle w:val="Hipervnculo"/>
                <w:rFonts w:eastAsia="Times New Roman" w:cstheme="minorHAnsi"/>
                <w:noProof/>
                <w:lang w:val="es"/>
              </w:rPr>
              <w:t xml:space="preserve">   </w:t>
            </w:r>
            <w:r w:rsidR="00D87823" w:rsidRPr="00707193">
              <w:rPr>
                <w:rStyle w:val="Hipervnculo"/>
                <w:rFonts w:eastAsia="Calibri Light" w:cstheme="minorHAnsi"/>
                <w:b/>
                <w:bCs/>
                <w:noProof/>
                <w:lang w:val="es"/>
              </w:rPr>
              <w:t>HISTORIAS DE USUARIO Y CRITERIOS DE ACEPTACIÓN</w:t>
            </w:r>
            <w:r w:rsidR="00D87823">
              <w:rPr>
                <w:noProof/>
                <w:webHidden/>
              </w:rPr>
              <w:tab/>
            </w:r>
            <w:r w:rsidR="00D87823">
              <w:rPr>
                <w:noProof/>
                <w:webHidden/>
              </w:rPr>
              <w:fldChar w:fldCharType="begin"/>
            </w:r>
            <w:r w:rsidR="00D87823">
              <w:rPr>
                <w:noProof/>
                <w:webHidden/>
              </w:rPr>
              <w:instrText xml:space="preserve"> PAGEREF _Toc176880159 \h </w:instrText>
            </w:r>
            <w:r w:rsidR="00D87823">
              <w:rPr>
                <w:noProof/>
                <w:webHidden/>
              </w:rPr>
            </w:r>
            <w:r w:rsidR="00D87823">
              <w:rPr>
                <w:noProof/>
                <w:webHidden/>
              </w:rPr>
              <w:fldChar w:fldCharType="separate"/>
            </w:r>
            <w:r w:rsidR="00D87823">
              <w:rPr>
                <w:noProof/>
                <w:webHidden/>
              </w:rPr>
              <w:t>3</w:t>
            </w:r>
            <w:r w:rsidR="00D87823">
              <w:rPr>
                <w:noProof/>
                <w:webHidden/>
              </w:rPr>
              <w:fldChar w:fldCharType="end"/>
            </w:r>
          </w:hyperlink>
        </w:p>
        <w:p w14:paraId="3603BE64" w14:textId="6055CE25" w:rsidR="00D87823" w:rsidRDefault="00000000">
          <w:pPr>
            <w:pStyle w:val="TDC1"/>
            <w:tabs>
              <w:tab w:val="right" w:leader="dot" w:pos="9350"/>
            </w:tabs>
            <w:rPr>
              <w:rFonts w:eastAsiaTheme="minorEastAsia"/>
              <w:noProof/>
              <w:kern w:val="2"/>
              <w:sz w:val="24"/>
              <w:szCs w:val="24"/>
              <w:lang w:val="es-PE" w:eastAsia="es-MX"/>
              <w14:ligatures w14:val="standardContextual"/>
            </w:rPr>
          </w:pPr>
          <w:hyperlink w:anchor="_Toc176880160" w:history="1">
            <w:r w:rsidR="00D87823" w:rsidRPr="00707193">
              <w:rPr>
                <w:rStyle w:val="Hipervnculo"/>
                <w:rFonts w:eastAsia="Calibri Light" w:cstheme="minorHAnsi"/>
                <w:b/>
                <w:bCs/>
                <w:noProof/>
                <w:lang w:val="es"/>
              </w:rPr>
              <w:t>6.</w:t>
            </w:r>
            <w:r w:rsidR="00D87823" w:rsidRPr="00707193">
              <w:rPr>
                <w:rStyle w:val="Hipervnculo"/>
                <w:rFonts w:eastAsia="Times New Roman" w:cstheme="minorHAnsi"/>
                <w:noProof/>
                <w:lang w:val="es"/>
              </w:rPr>
              <w:t xml:space="preserve">   </w:t>
            </w:r>
            <w:r w:rsidR="00D87823" w:rsidRPr="00707193">
              <w:rPr>
                <w:rStyle w:val="Hipervnculo"/>
                <w:rFonts w:eastAsia="Calibri Light" w:cstheme="minorHAnsi"/>
                <w:b/>
                <w:bCs/>
                <w:noProof/>
                <w:lang w:val="es"/>
              </w:rPr>
              <w:t>PRUEBAS FUNCIONALES</w:t>
            </w:r>
            <w:r w:rsidR="00D87823">
              <w:rPr>
                <w:noProof/>
                <w:webHidden/>
              </w:rPr>
              <w:tab/>
            </w:r>
            <w:r w:rsidR="00D87823">
              <w:rPr>
                <w:noProof/>
                <w:webHidden/>
              </w:rPr>
              <w:fldChar w:fldCharType="begin"/>
            </w:r>
            <w:r w:rsidR="00D87823">
              <w:rPr>
                <w:noProof/>
                <w:webHidden/>
              </w:rPr>
              <w:instrText xml:space="preserve"> PAGEREF _Toc176880160 \h </w:instrText>
            </w:r>
            <w:r w:rsidR="00D87823">
              <w:rPr>
                <w:noProof/>
                <w:webHidden/>
              </w:rPr>
            </w:r>
            <w:r w:rsidR="00D87823">
              <w:rPr>
                <w:noProof/>
                <w:webHidden/>
              </w:rPr>
              <w:fldChar w:fldCharType="separate"/>
            </w:r>
            <w:r w:rsidR="00D87823">
              <w:rPr>
                <w:noProof/>
                <w:webHidden/>
              </w:rPr>
              <w:t>4</w:t>
            </w:r>
            <w:r w:rsidR="00D87823">
              <w:rPr>
                <w:noProof/>
                <w:webHidden/>
              </w:rPr>
              <w:fldChar w:fldCharType="end"/>
            </w:r>
          </w:hyperlink>
        </w:p>
        <w:p w14:paraId="48ABC923" w14:textId="64CA98C9" w:rsidR="00D87823" w:rsidRDefault="00000000">
          <w:pPr>
            <w:pStyle w:val="TDC1"/>
            <w:tabs>
              <w:tab w:val="right" w:leader="dot" w:pos="9350"/>
            </w:tabs>
            <w:rPr>
              <w:rFonts w:eastAsiaTheme="minorEastAsia"/>
              <w:noProof/>
              <w:kern w:val="2"/>
              <w:sz w:val="24"/>
              <w:szCs w:val="24"/>
              <w:lang w:val="es-PE" w:eastAsia="es-MX"/>
              <w14:ligatures w14:val="standardContextual"/>
            </w:rPr>
          </w:pPr>
          <w:hyperlink w:anchor="_Toc176880161" w:history="1">
            <w:r w:rsidR="00D87823" w:rsidRPr="00707193">
              <w:rPr>
                <w:rStyle w:val="Hipervnculo"/>
                <w:rFonts w:eastAsia="Calibri Light" w:cstheme="minorHAnsi"/>
                <w:b/>
                <w:bCs/>
                <w:noProof/>
                <w:lang w:val="es"/>
              </w:rPr>
              <w:t>7.  PRUEBAS NO FUNCIONALES (slowhttptest)</w:t>
            </w:r>
            <w:r w:rsidR="00D87823">
              <w:rPr>
                <w:noProof/>
                <w:webHidden/>
              </w:rPr>
              <w:tab/>
            </w:r>
            <w:r w:rsidR="00D87823">
              <w:rPr>
                <w:noProof/>
                <w:webHidden/>
              </w:rPr>
              <w:fldChar w:fldCharType="begin"/>
            </w:r>
            <w:r w:rsidR="00D87823">
              <w:rPr>
                <w:noProof/>
                <w:webHidden/>
              </w:rPr>
              <w:instrText xml:space="preserve"> PAGEREF _Toc176880161 \h </w:instrText>
            </w:r>
            <w:r w:rsidR="00D87823">
              <w:rPr>
                <w:noProof/>
                <w:webHidden/>
              </w:rPr>
            </w:r>
            <w:r w:rsidR="00D87823">
              <w:rPr>
                <w:noProof/>
                <w:webHidden/>
              </w:rPr>
              <w:fldChar w:fldCharType="separate"/>
            </w:r>
            <w:r w:rsidR="00D87823">
              <w:rPr>
                <w:noProof/>
                <w:webHidden/>
              </w:rPr>
              <w:t>4</w:t>
            </w:r>
            <w:r w:rsidR="00D87823">
              <w:rPr>
                <w:noProof/>
                <w:webHidden/>
              </w:rPr>
              <w:fldChar w:fldCharType="end"/>
            </w:r>
          </w:hyperlink>
        </w:p>
        <w:p w14:paraId="01501025" w14:textId="4ABE2A74" w:rsidR="00D87823" w:rsidRDefault="00000000">
          <w:pPr>
            <w:pStyle w:val="TDC1"/>
            <w:tabs>
              <w:tab w:val="right" w:leader="dot" w:pos="9350"/>
            </w:tabs>
            <w:rPr>
              <w:rFonts w:eastAsiaTheme="minorEastAsia"/>
              <w:noProof/>
              <w:kern w:val="2"/>
              <w:sz w:val="24"/>
              <w:szCs w:val="24"/>
              <w:lang w:val="es-PE" w:eastAsia="es-MX"/>
              <w14:ligatures w14:val="standardContextual"/>
            </w:rPr>
          </w:pPr>
          <w:hyperlink w:anchor="_Toc176880162" w:history="1">
            <w:r w:rsidR="00D87823" w:rsidRPr="00707193">
              <w:rPr>
                <w:rStyle w:val="Hipervnculo"/>
                <w:rFonts w:eastAsia="Calibri Light" w:cstheme="minorHAnsi"/>
                <w:b/>
                <w:bCs/>
                <w:noProof/>
                <w:lang w:val="es"/>
              </w:rPr>
              <w:t>8.</w:t>
            </w:r>
            <w:r w:rsidR="00D87823" w:rsidRPr="00707193">
              <w:rPr>
                <w:rStyle w:val="Hipervnculo"/>
                <w:rFonts w:eastAsia="Times New Roman" w:cstheme="minorHAnsi"/>
                <w:noProof/>
                <w:lang w:val="es"/>
              </w:rPr>
              <w:t xml:space="preserve">   </w:t>
            </w:r>
            <w:r w:rsidR="00D87823" w:rsidRPr="00707193">
              <w:rPr>
                <w:rStyle w:val="Hipervnculo"/>
                <w:rFonts w:eastAsia="Calibri Light" w:cstheme="minorHAnsi"/>
                <w:b/>
                <w:bCs/>
                <w:noProof/>
                <w:lang w:val="es"/>
              </w:rPr>
              <w:t>ANÁLISIS DE VULNERABILIDAD CON OWASP-ZAP</w:t>
            </w:r>
            <w:r w:rsidR="00D87823">
              <w:rPr>
                <w:noProof/>
                <w:webHidden/>
              </w:rPr>
              <w:tab/>
            </w:r>
            <w:r w:rsidR="00D87823">
              <w:rPr>
                <w:noProof/>
                <w:webHidden/>
              </w:rPr>
              <w:fldChar w:fldCharType="begin"/>
            </w:r>
            <w:r w:rsidR="00D87823">
              <w:rPr>
                <w:noProof/>
                <w:webHidden/>
              </w:rPr>
              <w:instrText xml:space="preserve"> PAGEREF _Toc176880162 \h </w:instrText>
            </w:r>
            <w:r w:rsidR="00D87823">
              <w:rPr>
                <w:noProof/>
                <w:webHidden/>
              </w:rPr>
            </w:r>
            <w:r w:rsidR="00D87823">
              <w:rPr>
                <w:noProof/>
                <w:webHidden/>
              </w:rPr>
              <w:fldChar w:fldCharType="separate"/>
            </w:r>
            <w:r w:rsidR="00D87823">
              <w:rPr>
                <w:noProof/>
                <w:webHidden/>
              </w:rPr>
              <w:t>4</w:t>
            </w:r>
            <w:r w:rsidR="00D87823">
              <w:rPr>
                <w:noProof/>
                <w:webHidden/>
              </w:rPr>
              <w:fldChar w:fldCharType="end"/>
            </w:r>
          </w:hyperlink>
        </w:p>
        <w:p w14:paraId="77881967" w14:textId="293D84F8" w:rsidR="00D87823" w:rsidRDefault="00000000">
          <w:pPr>
            <w:pStyle w:val="TDC1"/>
            <w:tabs>
              <w:tab w:val="right" w:leader="dot" w:pos="9350"/>
            </w:tabs>
            <w:rPr>
              <w:rFonts w:eastAsiaTheme="minorEastAsia"/>
              <w:noProof/>
              <w:kern w:val="2"/>
              <w:sz w:val="24"/>
              <w:szCs w:val="24"/>
              <w:lang w:val="es-PE" w:eastAsia="es-MX"/>
              <w14:ligatures w14:val="standardContextual"/>
            </w:rPr>
          </w:pPr>
          <w:hyperlink w:anchor="_Toc176880163" w:history="1">
            <w:r w:rsidR="00D87823" w:rsidRPr="00707193">
              <w:rPr>
                <w:rStyle w:val="Hipervnculo"/>
                <w:rFonts w:eastAsia="Calibri Light" w:cstheme="minorHAnsi"/>
                <w:b/>
                <w:bCs/>
                <w:noProof/>
                <w:lang w:val="es"/>
              </w:rPr>
              <w:t>9.</w:t>
            </w:r>
            <w:r w:rsidR="00D87823" w:rsidRPr="00707193">
              <w:rPr>
                <w:rStyle w:val="Hipervnculo"/>
                <w:rFonts w:eastAsia="Times New Roman" w:cstheme="minorHAnsi"/>
                <w:noProof/>
                <w:lang w:val="es"/>
              </w:rPr>
              <w:t xml:space="preserve">   </w:t>
            </w:r>
            <w:r w:rsidR="00D87823" w:rsidRPr="00707193">
              <w:rPr>
                <w:rStyle w:val="Hipervnculo"/>
                <w:rFonts w:eastAsia="Calibri Light" w:cstheme="minorHAnsi"/>
                <w:b/>
                <w:bCs/>
                <w:noProof/>
                <w:lang w:val="es"/>
              </w:rPr>
              <w:t>ANÁLISIS DE TRÁFICO DE CAPA SEGURA DE OWASP-ZAP</w:t>
            </w:r>
            <w:r w:rsidR="00D87823">
              <w:rPr>
                <w:noProof/>
                <w:webHidden/>
              </w:rPr>
              <w:tab/>
            </w:r>
            <w:r w:rsidR="00D87823">
              <w:rPr>
                <w:noProof/>
                <w:webHidden/>
              </w:rPr>
              <w:fldChar w:fldCharType="begin"/>
            </w:r>
            <w:r w:rsidR="00D87823">
              <w:rPr>
                <w:noProof/>
                <w:webHidden/>
              </w:rPr>
              <w:instrText xml:space="preserve"> PAGEREF _Toc176880163 \h </w:instrText>
            </w:r>
            <w:r w:rsidR="00D87823">
              <w:rPr>
                <w:noProof/>
                <w:webHidden/>
              </w:rPr>
            </w:r>
            <w:r w:rsidR="00D87823">
              <w:rPr>
                <w:noProof/>
                <w:webHidden/>
              </w:rPr>
              <w:fldChar w:fldCharType="separate"/>
            </w:r>
            <w:r w:rsidR="00D87823">
              <w:rPr>
                <w:noProof/>
                <w:webHidden/>
              </w:rPr>
              <w:t>4</w:t>
            </w:r>
            <w:r w:rsidR="00D87823">
              <w:rPr>
                <w:noProof/>
                <w:webHidden/>
              </w:rPr>
              <w:fldChar w:fldCharType="end"/>
            </w:r>
          </w:hyperlink>
        </w:p>
        <w:p w14:paraId="3B438CF0" w14:textId="5CF6FF81" w:rsidR="00D87823" w:rsidRDefault="00000000">
          <w:pPr>
            <w:pStyle w:val="TDC1"/>
            <w:tabs>
              <w:tab w:val="right" w:leader="dot" w:pos="9350"/>
            </w:tabs>
            <w:rPr>
              <w:rFonts w:eastAsiaTheme="minorEastAsia"/>
              <w:noProof/>
              <w:kern w:val="2"/>
              <w:sz w:val="24"/>
              <w:szCs w:val="24"/>
              <w:lang w:val="es-PE" w:eastAsia="es-MX"/>
              <w14:ligatures w14:val="standardContextual"/>
            </w:rPr>
          </w:pPr>
          <w:hyperlink w:anchor="_Toc176880164" w:history="1">
            <w:r w:rsidR="00D87823" w:rsidRPr="00707193">
              <w:rPr>
                <w:rStyle w:val="Hipervnculo"/>
                <w:rFonts w:eastAsia="Calibri Light" w:cstheme="minorHAnsi"/>
                <w:b/>
                <w:bCs/>
                <w:noProof/>
                <w:lang w:val="es"/>
              </w:rPr>
              <w:t>10.</w:t>
            </w:r>
            <w:r w:rsidR="00D87823" w:rsidRPr="00707193">
              <w:rPr>
                <w:rStyle w:val="Hipervnculo"/>
                <w:rFonts w:eastAsia="Times New Roman" w:cstheme="minorHAnsi"/>
                <w:noProof/>
                <w:lang w:val="es"/>
              </w:rPr>
              <w:t xml:space="preserve">   </w:t>
            </w:r>
            <w:r w:rsidR="00D87823" w:rsidRPr="00707193">
              <w:rPr>
                <w:rStyle w:val="Hipervnculo"/>
                <w:rFonts w:eastAsia="Calibri Light" w:cstheme="minorHAnsi"/>
                <w:b/>
                <w:bCs/>
                <w:noProof/>
                <w:lang w:val="es"/>
              </w:rPr>
              <w:t>SOFTWARE PARA PERSONAS CON HABILIDADES ESPECIALES</w:t>
            </w:r>
            <w:r w:rsidR="00D87823">
              <w:rPr>
                <w:noProof/>
                <w:webHidden/>
              </w:rPr>
              <w:tab/>
            </w:r>
            <w:r w:rsidR="00D87823">
              <w:rPr>
                <w:noProof/>
                <w:webHidden/>
              </w:rPr>
              <w:fldChar w:fldCharType="begin"/>
            </w:r>
            <w:r w:rsidR="00D87823">
              <w:rPr>
                <w:noProof/>
                <w:webHidden/>
              </w:rPr>
              <w:instrText xml:space="preserve"> PAGEREF _Toc176880164 \h </w:instrText>
            </w:r>
            <w:r w:rsidR="00D87823">
              <w:rPr>
                <w:noProof/>
                <w:webHidden/>
              </w:rPr>
            </w:r>
            <w:r w:rsidR="00D87823">
              <w:rPr>
                <w:noProof/>
                <w:webHidden/>
              </w:rPr>
              <w:fldChar w:fldCharType="separate"/>
            </w:r>
            <w:r w:rsidR="00D87823">
              <w:rPr>
                <w:noProof/>
                <w:webHidden/>
              </w:rPr>
              <w:t>4</w:t>
            </w:r>
            <w:r w:rsidR="00D87823">
              <w:rPr>
                <w:noProof/>
                <w:webHidden/>
              </w:rPr>
              <w:fldChar w:fldCharType="end"/>
            </w:r>
          </w:hyperlink>
        </w:p>
        <w:p w14:paraId="2982B69E" w14:textId="78873315" w:rsidR="00D87823" w:rsidRDefault="00000000">
          <w:pPr>
            <w:pStyle w:val="TDC1"/>
            <w:tabs>
              <w:tab w:val="right" w:leader="dot" w:pos="9350"/>
            </w:tabs>
            <w:rPr>
              <w:rFonts w:eastAsiaTheme="minorEastAsia"/>
              <w:noProof/>
              <w:kern w:val="2"/>
              <w:sz w:val="24"/>
              <w:szCs w:val="24"/>
              <w:lang w:val="es-PE" w:eastAsia="es-MX"/>
              <w14:ligatures w14:val="standardContextual"/>
            </w:rPr>
          </w:pPr>
          <w:hyperlink w:anchor="_Toc176880165" w:history="1">
            <w:r w:rsidR="00D87823" w:rsidRPr="00707193">
              <w:rPr>
                <w:rStyle w:val="Hipervnculo"/>
                <w:rFonts w:eastAsia="Calibri Light" w:cstheme="minorHAnsi"/>
                <w:b/>
                <w:bCs/>
                <w:noProof/>
                <w:lang w:val="es"/>
              </w:rPr>
              <w:t>11.</w:t>
            </w:r>
            <w:r w:rsidR="00D87823" w:rsidRPr="00707193">
              <w:rPr>
                <w:rStyle w:val="Hipervnculo"/>
                <w:rFonts w:eastAsia="Times New Roman" w:cstheme="minorHAnsi"/>
                <w:noProof/>
                <w:lang w:val="es"/>
              </w:rPr>
              <w:t xml:space="preserve">   </w:t>
            </w:r>
            <w:r w:rsidR="00D87823" w:rsidRPr="00707193">
              <w:rPr>
                <w:rStyle w:val="Hipervnculo"/>
                <w:rFonts w:eastAsia="Calibri Light" w:cstheme="minorHAnsi"/>
                <w:b/>
                <w:bCs/>
                <w:noProof/>
                <w:lang w:val="es"/>
              </w:rPr>
              <w:t>CONCLUSIONES</w:t>
            </w:r>
            <w:r w:rsidR="00D87823">
              <w:rPr>
                <w:noProof/>
                <w:webHidden/>
              </w:rPr>
              <w:tab/>
            </w:r>
            <w:r w:rsidR="00D87823">
              <w:rPr>
                <w:noProof/>
                <w:webHidden/>
              </w:rPr>
              <w:fldChar w:fldCharType="begin"/>
            </w:r>
            <w:r w:rsidR="00D87823">
              <w:rPr>
                <w:noProof/>
                <w:webHidden/>
              </w:rPr>
              <w:instrText xml:space="preserve"> PAGEREF _Toc176880165 \h </w:instrText>
            </w:r>
            <w:r w:rsidR="00D87823">
              <w:rPr>
                <w:noProof/>
                <w:webHidden/>
              </w:rPr>
            </w:r>
            <w:r w:rsidR="00D87823">
              <w:rPr>
                <w:noProof/>
                <w:webHidden/>
              </w:rPr>
              <w:fldChar w:fldCharType="separate"/>
            </w:r>
            <w:r w:rsidR="00D87823">
              <w:rPr>
                <w:noProof/>
                <w:webHidden/>
              </w:rPr>
              <w:t>4</w:t>
            </w:r>
            <w:r w:rsidR="00D87823">
              <w:rPr>
                <w:noProof/>
                <w:webHidden/>
              </w:rPr>
              <w:fldChar w:fldCharType="end"/>
            </w:r>
          </w:hyperlink>
        </w:p>
        <w:p w14:paraId="16A4A6AA" w14:textId="569A5F81" w:rsidR="00D87823" w:rsidRDefault="00000000">
          <w:pPr>
            <w:pStyle w:val="TDC1"/>
            <w:tabs>
              <w:tab w:val="right" w:leader="dot" w:pos="9350"/>
            </w:tabs>
            <w:rPr>
              <w:rFonts w:eastAsiaTheme="minorEastAsia"/>
              <w:noProof/>
              <w:kern w:val="2"/>
              <w:sz w:val="24"/>
              <w:szCs w:val="24"/>
              <w:lang w:val="es-PE" w:eastAsia="es-MX"/>
              <w14:ligatures w14:val="standardContextual"/>
            </w:rPr>
          </w:pPr>
          <w:hyperlink w:anchor="_Toc176880166" w:history="1">
            <w:r w:rsidR="00D87823" w:rsidRPr="00707193">
              <w:rPr>
                <w:rStyle w:val="Hipervnculo"/>
                <w:rFonts w:eastAsia="Calibri Light" w:cstheme="minorHAnsi"/>
                <w:b/>
                <w:bCs/>
                <w:noProof/>
                <w:lang w:val="es"/>
              </w:rPr>
              <w:t>12. RECOMENDACIONES</w:t>
            </w:r>
            <w:r w:rsidR="00D87823">
              <w:rPr>
                <w:noProof/>
                <w:webHidden/>
              </w:rPr>
              <w:tab/>
            </w:r>
            <w:r w:rsidR="00D87823">
              <w:rPr>
                <w:noProof/>
                <w:webHidden/>
              </w:rPr>
              <w:fldChar w:fldCharType="begin"/>
            </w:r>
            <w:r w:rsidR="00D87823">
              <w:rPr>
                <w:noProof/>
                <w:webHidden/>
              </w:rPr>
              <w:instrText xml:space="preserve"> PAGEREF _Toc176880166 \h </w:instrText>
            </w:r>
            <w:r w:rsidR="00D87823">
              <w:rPr>
                <w:noProof/>
                <w:webHidden/>
              </w:rPr>
            </w:r>
            <w:r w:rsidR="00D87823">
              <w:rPr>
                <w:noProof/>
                <w:webHidden/>
              </w:rPr>
              <w:fldChar w:fldCharType="separate"/>
            </w:r>
            <w:r w:rsidR="00D87823">
              <w:rPr>
                <w:noProof/>
                <w:webHidden/>
              </w:rPr>
              <w:t>4</w:t>
            </w:r>
            <w:r w:rsidR="00D87823">
              <w:rPr>
                <w:noProof/>
                <w:webHidden/>
              </w:rPr>
              <w:fldChar w:fldCharType="end"/>
            </w:r>
          </w:hyperlink>
        </w:p>
        <w:p w14:paraId="459A8460" w14:textId="745801B4" w:rsidR="00D87823" w:rsidRDefault="00000000">
          <w:pPr>
            <w:pStyle w:val="TDC1"/>
            <w:tabs>
              <w:tab w:val="right" w:leader="dot" w:pos="9350"/>
            </w:tabs>
            <w:rPr>
              <w:rFonts w:eastAsiaTheme="minorEastAsia"/>
              <w:noProof/>
              <w:kern w:val="2"/>
              <w:sz w:val="24"/>
              <w:szCs w:val="24"/>
              <w:lang w:val="es-PE" w:eastAsia="es-MX"/>
              <w14:ligatures w14:val="standardContextual"/>
            </w:rPr>
          </w:pPr>
          <w:hyperlink w:anchor="_Toc176880167" w:history="1">
            <w:r w:rsidR="00D87823" w:rsidRPr="00707193">
              <w:rPr>
                <w:rStyle w:val="Hipervnculo"/>
                <w:rFonts w:eastAsia="Calibri Light" w:cstheme="minorHAnsi"/>
                <w:b/>
                <w:bCs/>
                <w:noProof/>
                <w:lang w:val="es"/>
              </w:rPr>
              <w:t>13. BIBLIOGRAFÍA</w:t>
            </w:r>
            <w:r w:rsidR="00D87823">
              <w:rPr>
                <w:noProof/>
                <w:webHidden/>
              </w:rPr>
              <w:tab/>
            </w:r>
            <w:r w:rsidR="00D87823">
              <w:rPr>
                <w:noProof/>
                <w:webHidden/>
              </w:rPr>
              <w:fldChar w:fldCharType="begin"/>
            </w:r>
            <w:r w:rsidR="00D87823">
              <w:rPr>
                <w:noProof/>
                <w:webHidden/>
              </w:rPr>
              <w:instrText xml:space="preserve"> PAGEREF _Toc176880167 \h </w:instrText>
            </w:r>
            <w:r w:rsidR="00D87823">
              <w:rPr>
                <w:noProof/>
                <w:webHidden/>
              </w:rPr>
            </w:r>
            <w:r w:rsidR="00D87823">
              <w:rPr>
                <w:noProof/>
                <w:webHidden/>
              </w:rPr>
              <w:fldChar w:fldCharType="separate"/>
            </w:r>
            <w:r w:rsidR="00D87823">
              <w:rPr>
                <w:noProof/>
                <w:webHidden/>
              </w:rPr>
              <w:t>4</w:t>
            </w:r>
            <w:r w:rsidR="00D87823">
              <w:rPr>
                <w:noProof/>
                <w:webHidden/>
              </w:rPr>
              <w:fldChar w:fldCharType="end"/>
            </w:r>
          </w:hyperlink>
        </w:p>
        <w:p w14:paraId="6A8F3EA3" w14:textId="53D52EB1" w:rsidR="0013662B" w:rsidRDefault="00B46E27" w:rsidP="7F215BED">
          <w:pPr>
            <w:pStyle w:val="TDC1"/>
            <w:tabs>
              <w:tab w:val="right" w:leader="dot" w:pos="9360"/>
            </w:tabs>
            <w:rPr>
              <w:rStyle w:val="Hipervnculo"/>
            </w:rPr>
          </w:pPr>
          <w:r w:rsidRPr="00DF1324">
            <w:rPr>
              <w:sz w:val="24"/>
              <w:szCs w:val="24"/>
            </w:rPr>
            <w:fldChar w:fldCharType="end"/>
          </w:r>
        </w:p>
      </w:sdtContent>
    </w:sdt>
    <w:p w14:paraId="6137B1BF" w14:textId="3A5EB7FE" w:rsidR="0013662B" w:rsidRDefault="0013662B"/>
    <w:p w14:paraId="0498076C" w14:textId="4D1B2B76" w:rsidR="0013662B" w:rsidRDefault="00B46E27">
      <w:r>
        <w:br/>
      </w:r>
    </w:p>
    <w:p w14:paraId="46A11776" w14:textId="288048D7" w:rsidR="0013662B" w:rsidRPr="008722E5" w:rsidRDefault="4C47FE46">
      <w:pPr>
        <w:rPr>
          <w:lang w:val="es-ES"/>
        </w:rPr>
      </w:pPr>
      <w:r w:rsidRPr="564D959F">
        <w:rPr>
          <w:rFonts w:ascii="Calibri Light" w:eastAsia="Calibri Light" w:hAnsi="Calibri Light" w:cs="Calibri Light"/>
          <w:sz w:val="28"/>
          <w:szCs w:val="28"/>
          <w:lang w:val="es"/>
        </w:rPr>
        <w:t xml:space="preserve"> </w:t>
      </w:r>
    </w:p>
    <w:p w14:paraId="4B9737AA" w14:textId="0E35184C" w:rsidR="564D959F" w:rsidRDefault="564D959F" w:rsidP="564D959F">
      <w:pPr>
        <w:rPr>
          <w:rFonts w:ascii="Calibri Light" w:eastAsia="Calibri Light" w:hAnsi="Calibri Light" w:cs="Calibri Light"/>
          <w:sz w:val="28"/>
          <w:szCs w:val="28"/>
          <w:lang w:val="es"/>
        </w:rPr>
      </w:pPr>
    </w:p>
    <w:p w14:paraId="6C9FBEE7" w14:textId="00FFFF26" w:rsidR="564D959F" w:rsidRDefault="564D959F" w:rsidP="564D959F">
      <w:pPr>
        <w:rPr>
          <w:rFonts w:ascii="Calibri Light" w:eastAsia="Calibri Light" w:hAnsi="Calibri Light" w:cs="Calibri Light"/>
          <w:sz w:val="28"/>
          <w:szCs w:val="28"/>
          <w:lang w:val="es"/>
        </w:rPr>
      </w:pPr>
    </w:p>
    <w:p w14:paraId="51135E37" w14:textId="06088AFC" w:rsidR="564D959F" w:rsidRDefault="564D959F" w:rsidP="564D959F">
      <w:pPr>
        <w:rPr>
          <w:rFonts w:ascii="Calibri Light" w:eastAsia="Calibri Light" w:hAnsi="Calibri Light" w:cs="Calibri Light"/>
          <w:sz w:val="28"/>
          <w:szCs w:val="28"/>
          <w:lang w:val="es"/>
        </w:rPr>
      </w:pPr>
    </w:p>
    <w:p w14:paraId="24E63D86" w14:textId="77777777" w:rsidR="008722E5" w:rsidRDefault="008722E5" w:rsidP="564D959F">
      <w:pPr>
        <w:rPr>
          <w:rFonts w:ascii="Calibri Light" w:eastAsia="Calibri Light" w:hAnsi="Calibri Light" w:cs="Calibri Light"/>
          <w:sz w:val="28"/>
          <w:szCs w:val="28"/>
          <w:lang w:val="es"/>
        </w:rPr>
      </w:pPr>
    </w:p>
    <w:p w14:paraId="4B467405" w14:textId="77777777" w:rsidR="008722E5" w:rsidRDefault="008722E5" w:rsidP="564D959F">
      <w:pPr>
        <w:rPr>
          <w:rFonts w:ascii="Calibri Light" w:eastAsia="Calibri Light" w:hAnsi="Calibri Light" w:cs="Calibri Light"/>
          <w:sz w:val="28"/>
          <w:szCs w:val="28"/>
          <w:lang w:val="es"/>
        </w:rPr>
      </w:pPr>
    </w:p>
    <w:p w14:paraId="63BC99B6" w14:textId="2CF0D755" w:rsidR="564D959F" w:rsidRDefault="564D959F" w:rsidP="42FE5DA5">
      <w:pPr>
        <w:rPr>
          <w:rFonts w:ascii="Calibri Light" w:eastAsia="Calibri Light" w:hAnsi="Calibri Light" w:cs="Calibri Light"/>
          <w:sz w:val="28"/>
          <w:szCs w:val="28"/>
          <w:lang w:val="es"/>
        </w:rPr>
      </w:pPr>
    </w:p>
    <w:p w14:paraId="7FD6E645" w14:textId="5D1A7AAC" w:rsidR="0013662B" w:rsidRDefault="1E87E257" w:rsidP="42FE5DA5">
      <w:pPr>
        <w:pStyle w:val="Ttulo1"/>
        <w:tabs>
          <w:tab w:val="left" w:pos="844"/>
        </w:tabs>
        <w:spacing w:before="9" w:line="276" w:lineRule="auto"/>
        <w:rPr>
          <w:rFonts w:ascii="Arial" w:eastAsia="Arial" w:hAnsi="Arial" w:cs="Arial"/>
          <w:b/>
          <w:bCs/>
          <w:color w:val="auto"/>
          <w:sz w:val="28"/>
          <w:szCs w:val="28"/>
          <w:lang w:val="es"/>
        </w:rPr>
      </w:pPr>
      <w:bookmarkStart w:id="0" w:name="_Toc176880155"/>
      <w:r w:rsidRPr="42FE5DA5">
        <w:rPr>
          <w:rFonts w:asciiTheme="minorHAnsi" w:eastAsia="Calibri Light" w:hAnsiTheme="minorHAnsi" w:cstheme="minorBidi"/>
          <w:b/>
          <w:bCs/>
          <w:color w:val="auto"/>
          <w:sz w:val="28"/>
          <w:szCs w:val="28"/>
          <w:lang w:val="es"/>
        </w:rPr>
        <w:lastRenderedPageBreak/>
        <w:t>1.</w:t>
      </w:r>
      <w:r w:rsidRPr="42FE5DA5">
        <w:rPr>
          <w:rFonts w:asciiTheme="minorHAnsi" w:eastAsia="Times New Roman" w:hAnsiTheme="minorHAnsi" w:cstheme="minorBidi"/>
          <w:color w:val="auto"/>
          <w:sz w:val="14"/>
          <w:szCs w:val="14"/>
          <w:lang w:val="es"/>
        </w:rPr>
        <w:t xml:space="preserve">   </w:t>
      </w:r>
      <w:r w:rsidRPr="42FE5DA5">
        <w:rPr>
          <w:rFonts w:ascii="Arial" w:eastAsia="Arial" w:hAnsi="Arial" w:cs="Arial"/>
          <w:b/>
          <w:bCs/>
          <w:color w:val="auto"/>
          <w:sz w:val="28"/>
          <w:szCs w:val="28"/>
          <w:lang w:val="es"/>
        </w:rPr>
        <w:t>OBJETIVO DEL PROYECTO</w:t>
      </w:r>
      <w:bookmarkEnd w:id="0"/>
    </w:p>
    <w:p w14:paraId="39D6819C" w14:textId="16B4546B" w:rsidR="00CC2B4F" w:rsidRDefault="00CC2B4F" w:rsidP="00CC2B4F">
      <w:pPr>
        <w:spacing w:line="276" w:lineRule="auto"/>
        <w:jc w:val="both"/>
        <w:rPr>
          <w:rFonts w:ascii="Arial" w:eastAsia="Arial" w:hAnsi="Arial" w:cs="Arial"/>
          <w:sz w:val="24"/>
          <w:szCs w:val="24"/>
          <w:lang w:val="es-ES"/>
        </w:rPr>
      </w:pPr>
      <w:r w:rsidRPr="00CC2B4F">
        <w:rPr>
          <w:rFonts w:ascii="Arial" w:eastAsia="Arial" w:hAnsi="Arial" w:cs="Arial"/>
          <w:sz w:val="24"/>
          <w:szCs w:val="24"/>
          <w:lang w:val="es-ES"/>
        </w:rPr>
        <w:t xml:space="preserve">El objetivo de este proyecto es desarrollar un sistema digital de gestión de inventarios para </w:t>
      </w:r>
      <w:proofErr w:type="spellStart"/>
      <w:r w:rsidRPr="00CC2B4F">
        <w:rPr>
          <w:rFonts w:ascii="Arial" w:eastAsia="Arial" w:hAnsi="Arial" w:cs="Arial"/>
          <w:sz w:val="24"/>
          <w:szCs w:val="24"/>
          <w:lang w:val="es-ES"/>
        </w:rPr>
        <w:t>Aguilu</w:t>
      </w:r>
      <w:proofErr w:type="spellEnd"/>
      <w:r w:rsidRPr="00CC2B4F">
        <w:rPr>
          <w:rFonts w:ascii="Arial" w:eastAsia="Arial" w:hAnsi="Arial" w:cs="Arial"/>
          <w:sz w:val="24"/>
          <w:szCs w:val="24"/>
          <w:lang w:val="es-ES"/>
        </w:rPr>
        <w:t xml:space="preserve"> Store, enfocado en la automatización de procesos y la mejora de la eficiencia operativa. El desarrollo priorizará la calidad del software mediante la aplicación de pruebas continuas (unitarias, integración y sistema) y buenas prácticas de verificación y validación, garantizando seguridad, confiabilidad y reducción de errores.</w:t>
      </w:r>
    </w:p>
    <w:p w14:paraId="26D72C5B" w14:textId="12C56593" w:rsidR="35FA57F1" w:rsidRDefault="35FA57F1" w:rsidP="42FE5DA5">
      <w:pPr>
        <w:spacing w:before="240" w:after="240"/>
        <w:rPr>
          <w:rFonts w:ascii="Arial" w:eastAsia="Arial" w:hAnsi="Arial" w:cs="Arial"/>
          <w:b/>
          <w:bCs/>
          <w:sz w:val="24"/>
          <w:szCs w:val="24"/>
          <w:lang w:val="es-ES"/>
        </w:rPr>
      </w:pPr>
      <w:r w:rsidRPr="42FE5DA5">
        <w:rPr>
          <w:rFonts w:ascii="Arial" w:eastAsia="Arial" w:hAnsi="Arial" w:cs="Arial"/>
          <w:b/>
          <w:bCs/>
          <w:sz w:val="24"/>
          <w:szCs w:val="24"/>
          <w:lang w:val="es-ES"/>
        </w:rPr>
        <w:t>Objetivo Principal:</w:t>
      </w:r>
    </w:p>
    <w:p w14:paraId="2E492574" w14:textId="23991A88" w:rsidR="0B46429C" w:rsidRDefault="0B46429C" w:rsidP="42FE5DA5">
      <w:pPr>
        <w:pStyle w:val="Prrafodelista"/>
        <w:numPr>
          <w:ilvl w:val="0"/>
          <w:numId w:val="1"/>
        </w:numPr>
        <w:spacing w:before="240" w:after="240"/>
        <w:jc w:val="both"/>
        <w:rPr>
          <w:rFonts w:ascii="Arial" w:eastAsia="Arial" w:hAnsi="Arial" w:cs="Arial"/>
          <w:lang w:val="es-ES"/>
        </w:rPr>
      </w:pPr>
      <w:r w:rsidRPr="42FE5DA5">
        <w:rPr>
          <w:rFonts w:ascii="Arial" w:eastAsia="Arial" w:hAnsi="Arial" w:cs="Arial"/>
          <w:sz w:val="24"/>
          <w:szCs w:val="24"/>
          <w:lang w:val="es-ES"/>
        </w:rPr>
        <w:t>El propósito principal es crear un sistema eficiente para la gestión de inventarios, que no solo optimice los procesos operativos, sino que también garantice la seguridad de los datos sensibles de la empresa. Este sistema contará con controles de acceso que asegurarán que solo los usuarios autorizados puedan visualizar o modificar la información, además de implementar medidas de seguridad para proteger los datos contra accesos no autorizados. También se aplicarán pruebas de seguridad y evaluaciones de calidad para garantizar que el sistema sea confiable y robusto.</w:t>
      </w:r>
    </w:p>
    <w:p w14:paraId="65249358" w14:textId="68A26625" w:rsidR="63B40A43" w:rsidRDefault="63B40A43" w:rsidP="42FE5DA5">
      <w:pPr>
        <w:spacing w:before="240" w:after="240"/>
        <w:rPr>
          <w:rFonts w:ascii="Arial" w:eastAsia="Arial" w:hAnsi="Arial" w:cs="Arial"/>
          <w:b/>
          <w:bCs/>
          <w:sz w:val="24"/>
          <w:szCs w:val="24"/>
          <w:lang w:val="es-ES"/>
        </w:rPr>
      </w:pPr>
      <w:r w:rsidRPr="42FE5DA5">
        <w:rPr>
          <w:rFonts w:ascii="Arial" w:eastAsia="Arial" w:hAnsi="Arial" w:cs="Arial"/>
          <w:b/>
          <w:bCs/>
          <w:sz w:val="24"/>
          <w:szCs w:val="24"/>
          <w:lang w:val="es-ES"/>
        </w:rPr>
        <w:t>Objetivos Secundarios:</w:t>
      </w:r>
    </w:p>
    <w:p w14:paraId="0BA06D3A" w14:textId="34D8177C" w:rsidR="313C3BEA" w:rsidRPr="00DD428E" w:rsidRDefault="313C3BEA">
      <w:pPr>
        <w:pStyle w:val="Prrafodelista"/>
        <w:numPr>
          <w:ilvl w:val="0"/>
          <w:numId w:val="8"/>
        </w:numPr>
        <w:spacing w:before="240" w:after="240"/>
        <w:jc w:val="both"/>
        <w:rPr>
          <w:rFonts w:ascii="Arial" w:eastAsia="Arial" w:hAnsi="Arial" w:cs="Arial"/>
          <w:sz w:val="24"/>
          <w:szCs w:val="24"/>
          <w:lang w:val="es-PE"/>
        </w:rPr>
      </w:pPr>
      <w:r w:rsidRPr="00DD428E">
        <w:rPr>
          <w:rFonts w:ascii="Arial" w:eastAsia="Arial" w:hAnsi="Arial" w:cs="Arial"/>
          <w:sz w:val="24"/>
          <w:szCs w:val="24"/>
          <w:lang w:val="es-PE"/>
        </w:rPr>
        <w:t>Establecer un sistema de control de acceso adecuado, de modo que solo los usuarios autorizados puedan acceder a información sensible o realizar cambios importantes en el sistema. Los permisos estarán definidos de acuerdo con los roles de los usuarios dentro de la empresa, lo que reducirá riesgos y asegurará un entorno de trabajo controlado.</w:t>
      </w:r>
    </w:p>
    <w:p w14:paraId="2B580ACE" w14:textId="0B266BA0" w:rsidR="42FE5DA5" w:rsidRPr="00DD428E" w:rsidRDefault="42FE5DA5" w:rsidP="42FE5DA5">
      <w:pPr>
        <w:pStyle w:val="Prrafodelista"/>
        <w:spacing w:before="240" w:after="240"/>
        <w:jc w:val="both"/>
        <w:rPr>
          <w:rFonts w:ascii="Arial" w:eastAsia="Arial" w:hAnsi="Arial" w:cs="Arial"/>
          <w:sz w:val="24"/>
          <w:szCs w:val="24"/>
          <w:lang w:val="es-PE"/>
        </w:rPr>
      </w:pPr>
    </w:p>
    <w:p w14:paraId="2467666A" w14:textId="2E49C3CD" w:rsidR="313C3BEA" w:rsidRPr="00DD428E" w:rsidRDefault="313C3BEA">
      <w:pPr>
        <w:pStyle w:val="Prrafodelista"/>
        <w:numPr>
          <w:ilvl w:val="0"/>
          <w:numId w:val="8"/>
        </w:numPr>
        <w:spacing w:before="240" w:after="240"/>
        <w:jc w:val="both"/>
        <w:rPr>
          <w:rFonts w:ascii="Arial" w:eastAsia="Arial" w:hAnsi="Arial" w:cs="Arial"/>
          <w:sz w:val="24"/>
          <w:szCs w:val="24"/>
          <w:lang w:val="es-PE"/>
        </w:rPr>
      </w:pPr>
      <w:r w:rsidRPr="00DD428E">
        <w:rPr>
          <w:rFonts w:ascii="Arial" w:eastAsia="Arial" w:hAnsi="Arial" w:cs="Arial"/>
          <w:sz w:val="24"/>
          <w:szCs w:val="24"/>
          <w:lang w:val="es-PE"/>
        </w:rPr>
        <w:t>Implementar medidas de seguridad para la protección del sistema, como monitorización constante, revisiones periódicas de vulnerabilidades y actualizaciones automáticas. Estas medidas se validarán mediante pruebas de penetración y auditorías continuas, garantizando que el sistema esté siempre protegido ante posibles amenazas.</w:t>
      </w:r>
    </w:p>
    <w:p w14:paraId="15B3ADCB" w14:textId="0EB9227B" w:rsidR="42FE5DA5" w:rsidRPr="00DD428E" w:rsidRDefault="42FE5DA5" w:rsidP="42FE5DA5">
      <w:pPr>
        <w:pStyle w:val="Prrafodelista"/>
        <w:spacing w:before="240" w:after="240"/>
        <w:jc w:val="both"/>
        <w:rPr>
          <w:rFonts w:ascii="Arial" w:eastAsia="Arial" w:hAnsi="Arial" w:cs="Arial"/>
          <w:sz w:val="24"/>
          <w:szCs w:val="24"/>
          <w:lang w:val="es-PE"/>
        </w:rPr>
      </w:pPr>
    </w:p>
    <w:p w14:paraId="46FDDB92" w14:textId="508AC84A" w:rsidR="313C3BEA" w:rsidRPr="00DD428E" w:rsidRDefault="313C3BEA">
      <w:pPr>
        <w:pStyle w:val="Prrafodelista"/>
        <w:numPr>
          <w:ilvl w:val="0"/>
          <w:numId w:val="8"/>
        </w:numPr>
        <w:spacing w:before="240" w:after="240"/>
        <w:jc w:val="both"/>
        <w:rPr>
          <w:rFonts w:ascii="Arial" w:eastAsia="Arial" w:hAnsi="Arial" w:cs="Arial"/>
          <w:sz w:val="24"/>
          <w:szCs w:val="24"/>
          <w:lang w:val="es-PE"/>
        </w:rPr>
      </w:pPr>
      <w:r w:rsidRPr="00DD428E">
        <w:rPr>
          <w:rFonts w:ascii="Arial" w:eastAsia="Arial" w:hAnsi="Arial" w:cs="Arial"/>
          <w:sz w:val="24"/>
          <w:szCs w:val="24"/>
          <w:lang w:val="es-PE"/>
        </w:rPr>
        <w:t>Desarrollar un plan de respaldo de datos que permita restaurar rápidamente la información crítica en caso de un incidente o fallo del sistema. Este plan será probado regularmente para garantizar su efectividad y asegurar la continuidad de las operaciones del negocio.</w:t>
      </w:r>
    </w:p>
    <w:p w14:paraId="22A10033" w14:textId="0C5A9709" w:rsidR="313C3BEA" w:rsidRPr="00DD428E" w:rsidRDefault="313C3BEA">
      <w:pPr>
        <w:pStyle w:val="Prrafodelista"/>
        <w:numPr>
          <w:ilvl w:val="0"/>
          <w:numId w:val="8"/>
        </w:numPr>
        <w:spacing w:before="240" w:after="240"/>
        <w:jc w:val="both"/>
        <w:rPr>
          <w:rFonts w:ascii="Arial" w:eastAsia="Arial" w:hAnsi="Arial" w:cs="Arial"/>
          <w:sz w:val="24"/>
          <w:szCs w:val="24"/>
          <w:lang w:val="es-PE"/>
        </w:rPr>
      </w:pPr>
      <w:r w:rsidRPr="00DD428E">
        <w:rPr>
          <w:rFonts w:ascii="Arial" w:eastAsia="Arial" w:hAnsi="Arial" w:cs="Arial"/>
          <w:sz w:val="24"/>
          <w:szCs w:val="24"/>
          <w:lang w:val="es-PE"/>
        </w:rPr>
        <w:t>Garantizar la calidad del software mediante un riguroso proceso de pruebas, que incluirá pruebas unitarias, pruebas de integración, pruebas de rendimiento y pruebas de seguridad. Estas pruebas asegurarán que el sistema sea funcional, seguro y eficiente antes de su implementación.</w:t>
      </w:r>
    </w:p>
    <w:p w14:paraId="4DC3220C" w14:textId="6BE92FC3" w:rsidR="313C3BEA" w:rsidRPr="00DD428E" w:rsidRDefault="313C3BEA">
      <w:pPr>
        <w:pStyle w:val="Prrafodelista"/>
        <w:numPr>
          <w:ilvl w:val="0"/>
          <w:numId w:val="8"/>
        </w:numPr>
        <w:spacing w:before="240" w:after="240"/>
        <w:jc w:val="both"/>
        <w:rPr>
          <w:rFonts w:ascii="Arial" w:eastAsia="Arial" w:hAnsi="Arial" w:cs="Arial"/>
          <w:sz w:val="24"/>
          <w:szCs w:val="24"/>
          <w:lang w:val="es-PE"/>
        </w:rPr>
      </w:pPr>
      <w:r w:rsidRPr="00DD428E">
        <w:rPr>
          <w:rFonts w:ascii="Arial" w:eastAsia="Arial" w:hAnsi="Arial" w:cs="Arial"/>
          <w:sz w:val="24"/>
          <w:szCs w:val="24"/>
          <w:lang w:val="es-PE"/>
        </w:rPr>
        <w:t xml:space="preserve">Asegurar una mejora continua del sistema mediante el monitoreo constante de su rendimiento, así como la revisión y resolución de incidentes de seguridad. Este </w:t>
      </w:r>
      <w:r w:rsidRPr="00DD428E">
        <w:rPr>
          <w:rFonts w:ascii="Arial" w:eastAsia="Arial" w:hAnsi="Arial" w:cs="Arial"/>
          <w:sz w:val="24"/>
          <w:szCs w:val="24"/>
          <w:lang w:val="es-PE"/>
        </w:rPr>
        <w:lastRenderedPageBreak/>
        <w:t>enfoque permitirá hacer ajustes regulares y mantener la eficiencia y la seguridad del sistema a largo plazo</w:t>
      </w:r>
      <w:r w:rsidR="4A8A32EF" w:rsidRPr="00DD428E">
        <w:rPr>
          <w:rFonts w:ascii="Arial" w:eastAsia="Arial" w:hAnsi="Arial" w:cs="Arial"/>
          <w:sz w:val="24"/>
          <w:szCs w:val="24"/>
          <w:lang w:val="es-PE"/>
        </w:rPr>
        <w:t>.</w:t>
      </w:r>
    </w:p>
    <w:p w14:paraId="6C78D987" w14:textId="77777777" w:rsidR="00B34DEF" w:rsidRPr="00DF1324" w:rsidRDefault="00B34DEF" w:rsidP="42FE5DA5">
      <w:pPr>
        <w:rPr>
          <w:rFonts w:ascii="Arial" w:eastAsia="Arial" w:hAnsi="Arial" w:cs="Arial"/>
          <w:lang w:val="es-ES"/>
        </w:rPr>
      </w:pPr>
    </w:p>
    <w:p w14:paraId="05BA36FE" w14:textId="7D937A7A" w:rsidR="0013662B" w:rsidRPr="00DF1324" w:rsidRDefault="4C47FE46" w:rsidP="009D503C">
      <w:pPr>
        <w:pStyle w:val="Ttulo1"/>
        <w:tabs>
          <w:tab w:val="left" w:pos="844"/>
        </w:tabs>
        <w:spacing w:line="276" w:lineRule="auto"/>
        <w:rPr>
          <w:rFonts w:asciiTheme="minorHAnsi" w:eastAsia="Calibri Light" w:hAnsiTheme="minorHAnsi" w:cstheme="minorHAnsi"/>
          <w:b/>
          <w:bCs/>
          <w:color w:val="auto"/>
          <w:sz w:val="28"/>
          <w:szCs w:val="28"/>
          <w:lang w:val="es"/>
        </w:rPr>
      </w:pPr>
      <w:bookmarkStart w:id="1" w:name="_Toc176880156"/>
      <w:r w:rsidRPr="00DF1324">
        <w:rPr>
          <w:rFonts w:asciiTheme="minorHAnsi" w:eastAsia="Calibri Light" w:hAnsiTheme="minorHAnsi" w:cstheme="minorHAnsi"/>
          <w:b/>
          <w:bCs/>
          <w:color w:val="auto"/>
          <w:sz w:val="28"/>
          <w:szCs w:val="28"/>
          <w:lang w:val="es"/>
        </w:rPr>
        <w:t>2.</w:t>
      </w:r>
      <w:r w:rsidRPr="00DF1324">
        <w:rPr>
          <w:rFonts w:asciiTheme="minorHAnsi" w:eastAsia="Times New Roman" w:hAnsiTheme="minorHAnsi" w:cstheme="minorHAnsi"/>
          <w:color w:val="auto"/>
          <w:sz w:val="14"/>
          <w:szCs w:val="14"/>
          <w:lang w:val="es"/>
        </w:rPr>
        <w:t xml:space="preserve">   </w:t>
      </w:r>
      <w:r w:rsidRPr="00DF1324">
        <w:rPr>
          <w:rFonts w:asciiTheme="minorHAnsi" w:eastAsia="Calibri Light" w:hAnsiTheme="minorHAnsi" w:cstheme="minorHAnsi"/>
          <w:b/>
          <w:bCs/>
          <w:color w:val="auto"/>
          <w:sz w:val="28"/>
          <w:szCs w:val="28"/>
          <w:lang w:val="es"/>
        </w:rPr>
        <w:t>COEVALUACIÓN</w:t>
      </w:r>
      <w:bookmarkEnd w:id="1"/>
    </w:p>
    <w:p w14:paraId="135A9496" w14:textId="571B1111" w:rsidR="0013662B" w:rsidRDefault="11C859D3" w:rsidP="009D503C">
      <w:pPr>
        <w:spacing w:before="3" w:after="1" w:line="276" w:lineRule="auto"/>
      </w:pPr>
      <w:r w:rsidRPr="7F215BED">
        <w:rPr>
          <w:rFonts w:ascii="Calibri Light" w:eastAsia="Calibri Light" w:hAnsi="Calibri Light" w:cs="Calibri Light"/>
          <w:sz w:val="23"/>
          <w:szCs w:val="23"/>
          <w:lang w:val="es"/>
        </w:rPr>
        <w:t xml:space="preserve"> </w:t>
      </w:r>
    </w:p>
    <w:tbl>
      <w:tblPr>
        <w:tblW w:w="0" w:type="auto"/>
        <w:tblInd w:w="540" w:type="dxa"/>
        <w:tblLayout w:type="fixed"/>
        <w:tblLook w:val="01E0" w:firstRow="1" w:lastRow="1" w:firstColumn="1" w:lastColumn="1" w:noHBand="0" w:noVBand="0"/>
      </w:tblPr>
      <w:tblGrid>
        <w:gridCol w:w="5280"/>
        <w:gridCol w:w="2400"/>
      </w:tblGrid>
      <w:tr w:rsidR="7F215BED" w14:paraId="001F2C4C" w14:textId="77777777" w:rsidTr="42FE5DA5">
        <w:trPr>
          <w:trHeight w:val="435"/>
        </w:trPr>
        <w:tc>
          <w:tcPr>
            <w:tcW w:w="5280"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4371C3"/>
          </w:tcPr>
          <w:p w14:paraId="59E02160" w14:textId="2CCEECA1" w:rsidR="7F215BED" w:rsidRDefault="7F215BED" w:rsidP="009D503C">
            <w:pPr>
              <w:spacing w:before="72" w:line="276" w:lineRule="auto"/>
            </w:pPr>
            <w:r w:rsidRPr="7F215BED">
              <w:rPr>
                <w:rFonts w:ascii="Arial" w:eastAsia="Arial" w:hAnsi="Arial" w:cs="Arial"/>
                <w:b/>
                <w:bCs/>
                <w:color w:val="000000" w:themeColor="text1"/>
                <w:sz w:val="20"/>
                <w:szCs w:val="20"/>
                <w:lang w:val="es"/>
              </w:rPr>
              <w:t>INTEGRANTES</w:t>
            </w:r>
          </w:p>
        </w:tc>
        <w:tc>
          <w:tcPr>
            <w:tcW w:w="2400"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4371C3"/>
          </w:tcPr>
          <w:p w14:paraId="69F4055C" w14:textId="656BCCBF" w:rsidR="7F215BED" w:rsidRDefault="7F215BED" w:rsidP="009D503C">
            <w:pPr>
              <w:spacing w:before="72" w:line="276" w:lineRule="auto"/>
            </w:pPr>
            <w:r w:rsidRPr="7F215BED">
              <w:rPr>
                <w:rFonts w:ascii="Arial" w:eastAsia="Arial" w:hAnsi="Arial" w:cs="Arial"/>
                <w:b/>
                <w:bCs/>
                <w:color w:val="000000" w:themeColor="text1"/>
                <w:sz w:val="20"/>
                <w:szCs w:val="20"/>
                <w:lang w:val="es"/>
              </w:rPr>
              <w:t>PORCENTAJE</w:t>
            </w:r>
          </w:p>
        </w:tc>
      </w:tr>
      <w:tr w:rsidR="7F215BED" w14:paraId="1DB34396" w14:textId="77777777" w:rsidTr="42FE5DA5">
        <w:trPr>
          <w:trHeight w:val="435"/>
        </w:trPr>
        <w:tc>
          <w:tcPr>
            <w:tcW w:w="5280" w:type="dxa"/>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ED4E9"/>
          </w:tcPr>
          <w:p w14:paraId="42C96867" w14:textId="6AB37DEA" w:rsidR="7F215BED" w:rsidRDefault="59B2DDF0" w:rsidP="009D503C">
            <w:pPr>
              <w:spacing w:before="72" w:line="276" w:lineRule="auto"/>
            </w:pPr>
            <w:r>
              <w:t xml:space="preserve">Geraldin Anabel Rivera Cullanco </w:t>
            </w:r>
          </w:p>
        </w:tc>
        <w:tc>
          <w:tcPr>
            <w:tcW w:w="2400" w:type="dxa"/>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ED4E9"/>
          </w:tcPr>
          <w:p w14:paraId="0E71E1F7" w14:textId="14F6E5AE" w:rsidR="7F215BED" w:rsidRDefault="70131BF1" w:rsidP="009D503C">
            <w:pPr>
              <w:spacing w:before="72" w:line="276" w:lineRule="auto"/>
            </w:pPr>
            <w:r>
              <w:t>2</w:t>
            </w:r>
            <w:r w:rsidR="00CB5DC1">
              <w:t>0</w:t>
            </w:r>
            <w:r>
              <w:t>%</w:t>
            </w:r>
          </w:p>
        </w:tc>
      </w:tr>
      <w:tr w:rsidR="7F215BED" w14:paraId="6FFD13E4" w14:textId="77777777" w:rsidTr="42FE5DA5">
        <w:trPr>
          <w:trHeight w:val="435"/>
        </w:trPr>
        <w:tc>
          <w:tcPr>
            <w:tcW w:w="528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8EAF4"/>
          </w:tcPr>
          <w:p w14:paraId="28AF9F26" w14:textId="16EBE26E" w:rsidR="7F215BED" w:rsidRPr="00DD428E" w:rsidRDefault="70131BF1" w:rsidP="009D503C">
            <w:pPr>
              <w:spacing w:before="72" w:line="276" w:lineRule="auto"/>
              <w:rPr>
                <w:lang w:val="es-PE"/>
              </w:rPr>
            </w:pPr>
            <w:r w:rsidRPr="00DD428E">
              <w:rPr>
                <w:lang w:val="es-PE"/>
              </w:rPr>
              <w:t>Cleeff Daniel De la cruz Tirado</w:t>
            </w:r>
          </w:p>
        </w:tc>
        <w:tc>
          <w:tcPr>
            <w:tcW w:w="240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8EAF4"/>
          </w:tcPr>
          <w:p w14:paraId="43116CFB" w14:textId="53A8544C" w:rsidR="7F215BED" w:rsidRDefault="70131BF1" w:rsidP="009D503C">
            <w:pPr>
              <w:spacing w:before="72" w:line="276" w:lineRule="auto"/>
            </w:pPr>
            <w:r>
              <w:t>2</w:t>
            </w:r>
            <w:r w:rsidR="00CB5DC1">
              <w:t>0</w:t>
            </w:r>
            <w:r>
              <w:t>%</w:t>
            </w:r>
          </w:p>
        </w:tc>
      </w:tr>
      <w:tr w:rsidR="7F215BED" w14:paraId="19ED3FD8" w14:textId="77777777" w:rsidTr="42FE5DA5">
        <w:trPr>
          <w:trHeight w:val="435"/>
        </w:trPr>
        <w:tc>
          <w:tcPr>
            <w:tcW w:w="528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ED4E9"/>
          </w:tcPr>
          <w:p w14:paraId="0377B134" w14:textId="7EE61C54" w:rsidR="7F215BED" w:rsidRDefault="70131BF1" w:rsidP="009D503C">
            <w:pPr>
              <w:spacing w:before="72" w:line="276" w:lineRule="auto"/>
            </w:pPr>
            <w:r>
              <w:t xml:space="preserve">Ronaldo </w:t>
            </w:r>
            <w:proofErr w:type="spellStart"/>
            <w:r>
              <w:t>Ninalaya</w:t>
            </w:r>
            <w:proofErr w:type="spellEnd"/>
            <w:r>
              <w:t xml:space="preserve"> </w:t>
            </w:r>
            <w:proofErr w:type="spellStart"/>
            <w:r>
              <w:t>Bujaico</w:t>
            </w:r>
            <w:proofErr w:type="spellEnd"/>
          </w:p>
        </w:tc>
        <w:tc>
          <w:tcPr>
            <w:tcW w:w="240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ED4E9"/>
          </w:tcPr>
          <w:p w14:paraId="35419EEE" w14:textId="2BF77829" w:rsidR="7F215BED" w:rsidRDefault="00CB5DC1" w:rsidP="009D503C">
            <w:pPr>
              <w:spacing w:before="72" w:line="276" w:lineRule="auto"/>
              <w:rPr>
                <w:rFonts w:ascii="Arial" w:eastAsia="Arial" w:hAnsi="Arial" w:cs="Arial"/>
                <w:color w:val="000000" w:themeColor="text1"/>
                <w:sz w:val="20"/>
                <w:szCs w:val="20"/>
                <w:lang w:val="es"/>
              </w:rPr>
            </w:pPr>
            <w:r>
              <w:t>20%</w:t>
            </w:r>
          </w:p>
        </w:tc>
      </w:tr>
      <w:tr w:rsidR="7F215BED" w14:paraId="1FAA1BD4" w14:textId="77777777" w:rsidTr="42FE5DA5">
        <w:trPr>
          <w:trHeight w:val="435"/>
        </w:trPr>
        <w:tc>
          <w:tcPr>
            <w:tcW w:w="528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8EAF4"/>
          </w:tcPr>
          <w:p w14:paraId="0A87783C" w14:textId="23A4D986" w:rsidR="7F215BED" w:rsidRDefault="70131BF1" w:rsidP="009D503C">
            <w:pPr>
              <w:spacing w:before="72" w:line="276" w:lineRule="auto"/>
            </w:pPr>
            <w:r>
              <w:t xml:space="preserve">Elvis Levy </w:t>
            </w:r>
            <w:proofErr w:type="spellStart"/>
            <w:r>
              <w:t>Calapuja</w:t>
            </w:r>
            <w:proofErr w:type="spellEnd"/>
            <w:r>
              <w:t xml:space="preserve"> </w:t>
            </w:r>
            <w:proofErr w:type="spellStart"/>
            <w:r>
              <w:t>Tananta</w:t>
            </w:r>
            <w:proofErr w:type="spellEnd"/>
          </w:p>
        </w:tc>
        <w:tc>
          <w:tcPr>
            <w:tcW w:w="240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8EAF4"/>
          </w:tcPr>
          <w:p w14:paraId="4E5E08B6" w14:textId="0010A55B" w:rsidR="7F215BED" w:rsidRDefault="00CB5DC1" w:rsidP="009D503C">
            <w:pPr>
              <w:spacing w:before="72" w:line="276" w:lineRule="auto"/>
            </w:pPr>
            <w:r>
              <w:t>20%</w:t>
            </w:r>
          </w:p>
        </w:tc>
      </w:tr>
      <w:tr w:rsidR="00376B72" w14:paraId="20EDB4CD" w14:textId="77777777" w:rsidTr="42FE5DA5">
        <w:trPr>
          <w:trHeight w:val="435"/>
        </w:trPr>
        <w:tc>
          <w:tcPr>
            <w:tcW w:w="528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ED4E9"/>
          </w:tcPr>
          <w:p w14:paraId="26E1CAC2" w14:textId="78B8E029" w:rsidR="00376B72" w:rsidRDefault="70131BF1" w:rsidP="003E538E">
            <w:pPr>
              <w:spacing w:before="72" w:line="276" w:lineRule="auto"/>
            </w:pPr>
            <w:proofErr w:type="spellStart"/>
            <w:r>
              <w:t>Cristhian</w:t>
            </w:r>
            <w:proofErr w:type="spellEnd"/>
            <w:r>
              <w:t xml:space="preserve"> Axel Martin Cisneros </w:t>
            </w:r>
            <w:proofErr w:type="spellStart"/>
            <w:r>
              <w:t>Almeyda</w:t>
            </w:r>
            <w:proofErr w:type="spellEnd"/>
          </w:p>
        </w:tc>
        <w:tc>
          <w:tcPr>
            <w:tcW w:w="240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ED4E9"/>
          </w:tcPr>
          <w:p w14:paraId="3F2C48B2" w14:textId="506FCC63" w:rsidR="00376B72" w:rsidRDefault="70131BF1" w:rsidP="003E538E">
            <w:pPr>
              <w:spacing w:before="72" w:line="276" w:lineRule="auto"/>
              <w:rPr>
                <w:rFonts w:ascii="Arial" w:eastAsia="Arial" w:hAnsi="Arial" w:cs="Arial"/>
                <w:color w:val="000000" w:themeColor="text1"/>
                <w:sz w:val="20"/>
                <w:szCs w:val="20"/>
                <w:lang w:val="es"/>
              </w:rPr>
            </w:pPr>
            <w:r w:rsidRPr="42FE5DA5">
              <w:rPr>
                <w:rFonts w:ascii="Arial" w:eastAsia="Arial" w:hAnsi="Arial" w:cs="Arial"/>
                <w:color w:val="000000" w:themeColor="text1"/>
                <w:sz w:val="20"/>
                <w:szCs w:val="20"/>
                <w:lang w:val="es"/>
              </w:rPr>
              <w:t>2</w:t>
            </w:r>
            <w:r w:rsidR="00CB5DC1">
              <w:rPr>
                <w:rFonts w:ascii="Arial" w:eastAsia="Arial" w:hAnsi="Arial" w:cs="Arial"/>
                <w:color w:val="000000" w:themeColor="text1"/>
                <w:sz w:val="20"/>
                <w:szCs w:val="20"/>
                <w:lang w:val="es"/>
              </w:rPr>
              <w:t>0</w:t>
            </w:r>
            <w:r w:rsidRPr="42FE5DA5">
              <w:rPr>
                <w:rFonts w:ascii="Arial" w:eastAsia="Arial" w:hAnsi="Arial" w:cs="Arial"/>
                <w:color w:val="000000" w:themeColor="text1"/>
                <w:sz w:val="20"/>
                <w:szCs w:val="20"/>
                <w:lang w:val="es"/>
              </w:rPr>
              <w:t>%</w:t>
            </w:r>
          </w:p>
        </w:tc>
      </w:tr>
      <w:tr w:rsidR="7F215BED" w14:paraId="1871363D" w14:textId="77777777" w:rsidTr="42FE5DA5">
        <w:trPr>
          <w:trHeight w:val="435"/>
        </w:trPr>
        <w:tc>
          <w:tcPr>
            <w:tcW w:w="528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8EAF4"/>
          </w:tcPr>
          <w:p w14:paraId="59ABF6ED" w14:textId="2F58CCDD" w:rsidR="7F215BED" w:rsidRDefault="7F215BED" w:rsidP="009D503C">
            <w:pPr>
              <w:spacing w:after="0" w:line="276" w:lineRule="auto"/>
            </w:pPr>
            <w:r w:rsidRPr="7F215BED">
              <w:rPr>
                <w:rFonts w:ascii="Times New Roman" w:eastAsia="Times New Roman" w:hAnsi="Times New Roman" w:cs="Times New Roman"/>
                <w:sz w:val="20"/>
                <w:szCs w:val="20"/>
                <w:lang w:val="es"/>
              </w:rPr>
              <w:t xml:space="preserve"> </w:t>
            </w:r>
          </w:p>
        </w:tc>
        <w:tc>
          <w:tcPr>
            <w:tcW w:w="240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8EAF4"/>
          </w:tcPr>
          <w:p w14:paraId="741A5B62" w14:textId="0F1D13F5" w:rsidR="7F215BED" w:rsidRDefault="00376B72" w:rsidP="009D503C">
            <w:pPr>
              <w:spacing w:before="72" w:line="276" w:lineRule="auto"/>
            </w:pPr>
            <w:r>
              <w:t>100 %</w:t>
            </w:r>
          </w:p>
        </w:tc>
      </w:tr>
    </w:tbl>
    <w:p w14:paraId="19758DAA" w14:textId="4DC87BF6" w:rsidR="001E32AE" w:rsidRDefault="11C859D3" w:rsidP="009D503C">
      <w:pPr>
        <w:spacing w:before="8" w:line="276" w:lineRule="auto"/>
        <w:rPr>
          <w:rFonts w:ascii="Calibri Light" w:eastAsia="Calibri Light" w:hAnsi="Calibri Light" w:cs="Calibri Light"/>
          <w:sz w:val="40"/>
          <w:szCs w:val="40"/>
          <w:lang w:val="es"/>
        </w:rPr>
      </w:pPr>
      <w:r w:rsidRPr="7F215BED">
        <w:rPr>
          <w:rFonts w:ascii="Calibri Light" w:eastAsia="Calibri Light" w:hAnsi="Calibri Light" w:cs="Calibri Light"/>
          <w:sz w:val="40"/>
          <w:szCs w:val="40"/>
          <w:lang w:val="es"/>
        </w:rPr>
        <w:t xml:space="preserve"> </w:t>
      </w:r>
    </w:p>
    <w:p w14:paraId="03C8D18C" w14:textId="761DD95D" w:rsidR="564D959F" w:rsidRDefault="1E87E257" w:rsidP="42FE5DA5">
      <w:pPr>
        <w:pStyle w:val="Ttulo1"/>
        <w:spacing w:line="276" w:lineRule="auto"/>
        <w:rPr>
          <w:rFonts w:asciiTheme="minorHAnsi" w:eastAsia="Calibri Light" w:hAnsiTheme="minorHAnsi" w:cstheme="minorBidi"/>
          <w:b/>
          <w:bCs/>
          <w:color w:val="auto"/>
          <w:sz w:val="28"/>
          <w:szCs w:val="28"/>
          <w:lang w:val="es"/>
        </w:rPr>
      </w:pPr>
      <w:bookmarkStart w:id="2" w:name="_Toc176880157"/>
      <w:r w:rsidRPr="42FE5DA5">
        <w:rPr>
          <w:rFonts w:asciiTheme="minorHAnsi" w:eastAsia="Calibri Light" w:hAnsiTheme="minorHAnsi" w:cstheme="minorBidi"/>
          <w:b/>
          <w:bCs/>
          <w:color w:val="auto"/>
          <w:sz w:val="28"/>
          <w:szCs w:val="28"/>
          <w:lang w:val="es"/>
        </w:rPr>
        <w:t>3.</w:t>
      </w:r>
      <w:r w:rsidRPr="42FE5DA5">
        <w:rPr>
          <w:rFonts w:asciiTheme="minorHAnsi" w:eastAsia="Times New Roman" w:hAnsiTheme="minorHAnsi" w:cstheme="minorBidi"/>
          <w:color w:val="auto"/>
          <w:sz w:val="14"/>
          <w:szCs w:val="14"/>
          <w:lang w:val="es"/>
        </w:rPr>
        <w:t xml:space="preserve">   </w:t>
      </w:r>
      <w:r w:rsidRPr="42FE5DA5">
        <w:rPr>
          <w:rFonts w:asciiTheme="minorHAnsi" w:eastAsia="Calibri Light" w:hAnsiTheme="minorHAnsi" w:cstheme="minorBidi"/>
          <w:b/>
          <w:bCs/>
          <w:color w:val="auto"/>
          <w:sz w:val="28"/>
          <w:szCs w:val="28"/>
          <w:lang w:val="es"/>
        </w:rPr>
        <w:t>IMPORTANCIA DE LA CALIDAD DE SOFTWARE</w:t>
      </w:r>
      <w:bookmarkEnd w:id="2"/>
      <w:r w:rsidRPr="42FE5DA5">
        <w:rPr>
          <w:rFonts w:asciiTheme="minorHAnsi" w:eastAsia="Calibri Light" w:hAnsiTheme="minorHAnsi" w:cstheme="minorBidi"/>
          <w:b/>
          <w:bCs/>
          <w:color w:val="auto"/>
          <w:sz w:val="28"/>
          <w:szCs w:val="28"/>
          <w:lang w:val="es"/>
        </w:rPr>
        <w:t xml:space="preserve"> </w:t>
      </w:r>
    </w:p>
    <w:p w14:paraId="73B77C39" w14:textId="5E7AEA85" w:rsidR="00963BF6" w:rsidRPr="000D1ED9" w:rsidRDefault="00963BF6" w:rsidP="000D1ED9">
      <w:pPr>
        <w:spacing w:line="276" w:lineRule="auto"/>
        <w:jc w:val="both"/>
        <w:rPr>
          <w:rFonts w:ascii="Arial" w:eastAsia="Arial" w:hAnsi="Arial" w:cs="Arial"/>
          <w:sz w:val="24"/>
          <w:szCs w:val="24"/>
          <w:lang w:val="es-ES"/>
        </w:rPr>
      </w:pPr>
      <w:r w:rsidRPr="000D1ED9">
        <w:rPr>
          <w:rFonts w:ascii="Arial" w:eastAsia="Arial" w:hAnsi="Arial" w:cs="Arial"/>
          <w:sz w:val="24"/>
          <w:szCs w:val="24"/>
          <w:lang w:val="es-ES"/>
        </w:rPr>
        <w:t xml:space="preserve">La calidad del software es fundamental para asegurar que el sistema de gestión de inventarios de </w:t>
      </w:r>
      <w:proofErr w:type="spellStart"/>
      <w:r w:rsidRPr="000D1ED9">
        <w:rPr>
          <w:rFonts w:ascii="Arial" w:eastAsia="Arial" w:hAnsi="Arial" w:cs="Arial"/>
          <w:sz w:val="24"/>
          <w:szCs w:val="24"/>
          <w:lang w:val="es-ES"/>
        </w:rPr>
        <w:t>Aguilu</w:t>
      </w:r>
      <w:proofErr w:type="spellEnd"/>
      <w:r w:rsidRPr="000D1ED9">
        <w:rPr>
          <w:rFonts w:ascii="Arial" w:eastAsia="Arial" w:hAnsi="Arial" w:cs="Arial"/>
          <w:sz w:val="24"/>
          <w:szCs w:val="24"/>
          <w:lang w:val="es-ES"/>
        </w:rPr>
        <w:t xml:space="preserve"> Store sea confiable, seguro y fácil de mantener a largo plazo. Un software de calidad no solo cumple con los requisitos funcionales, sino que también garantiza un buen rendimiento, escalabilidad y resistencia ante errores.</w:t>
      </w:r>
    </w:p>
    <w:p w14:paraId="75F969FB" w14:textId="5330134C" w:rsidR="00963BF6" w:rsidRPr="000D1ED9" w:rsidRDefault="00963BF6" w:rsidP="000D1ED9">
      <w:pPr>
        <w:spacing w:before="240" w:after="240"/>
        <w:jc w:val="both"/>
        <w:rPr>
          <w:rFonts w:ascii="Arial" w:eastAsia="Arial" w:hAnsi="Arial" w:cs="Arial"/>
          <w:sz w:val="24"/>
          <w:szCs w:val="24"/>
          <w:lang w:val="es-PE"/>
        </w:rPr>
      </w:pPr>
      <w:r w:rsidRPr="000D1ED9">
        <w:rPr>
          <w:rFonts w:ascii="Arial" w:eastAsia="Arial" w:hAnsi="Arial" w:cs="Arial"/>
          <w:sz w:val="24"/>
          <w:szCs w:val="24"/>
          <w:lang w:val="es-PE"/>
        </w:rPr>
        <w:t>En este proyecto se consideran los siguientes pilares de calidad:</w:t>
      </w:r>
    </w:p>
    <w:p w14:paraId="186D5593" w14:textId="0600A6EA" w:rsidR="00963BF6" w:rsidRPr="000D1ED9" w:rsidRDefault="00963BF6" w:rsidP="000D1ED9">
      <w:pPr>
        <w:pStyle w:val="Prrafodelista"/>
        <w:numPr>
          <w:ilvl w:val="0"/>
          <w:numId w:val="8"/>
        </w:numPr>
        <w:spacing w:before="240" w:after="240"/>
        <w:jc w:val="both"/>
        <w:rPr>
          <w:rFonts w:ascii="Arial" w:eastAsia="Arial" w:hAnsi="Arial" w:cs="Arial"/>
          <w:sz w:val="24"/>
          <w:szCs w:val="24"/>
          <w:lang w:val="es-PE"/>
        </w:rPr>
      </w:pPr>
      <w:r w:rsidRPr="000D1ED9">
        <w:rPr>
          <w:rFonts w:ascii="Arial" w:eastAsia="Arial" w:hAnsi="Arial" w:cs="Arial"/>
          <w:sz w:val="24"/>
          <w:szCs w:val="24"/>
          <w:lang w:val="es-PE"/>
        </w:rPr>
        <w:t>Calidad del código: Se implementa el patrón MVC en ASP.NET, lo que favorece la separación de responsabilidades, mejora la organización del código y facilita las pruebas unitarias y de integración. Esto permite detectar errores en etapas tempranas y mantener un código más limpio y sostenible.</w:t>
      </w:r>
    </w:p>
    <w:p w14:paraId="3578BA26" w14:textId="77777777" w:rsidR="00963BF6" w:rsidRPr="000D1ED9" w:rsidRDefault="00963BF6" w:rsidP="000D1ED9">
      <w:pPr>
        <w:pStyle w:val="Prrafodelista"/>
        <w:numPr>
          <w:ilvl w:val="0"/>
          <w:numId w:val="8"/>
        </w:numPr>
        <w:spacing w:before="240" w:after="240"/>
        <w:jc w:val="both"/>
        <w:rPr>
          <w:rFonts w:ascii="Arial" w:eastAsia="Arial" w:hAnsi="Arial" w:cs="Arial"/>
          <w:sz w:val="24"/>
          <w:szCs w:val="24"/>
          <w:lang w:val="es-PE"/>
        </w:rPr>
      </w:pPr>
      <w:r w:rsidRPr="000D1ED9">
        <w:rPr>
          <w:rFonts w:ascii="Arial" w:eastAsia="Arial" w:hAnsi="Arial" w:cs="Arial"/>
          <w:sz w:val="24"/>
          <w:szCs w:val="24"/>
          <w:lang w:val="es-PE"/>
        </w:rPr>
        <w:t xml:space="preserve">Calidad de la base de datos: A través de </w:t>
      </w:r>
      <w:proofErr w:type="spellStart"/>
      <w:r w:rsidRPr="000D1ED9">
        <w:rPr>
          <w:rFonts w:ascii="Arial" w:eastAsia="Arial" w:hAnsi="Arial" w:cs="Arial"/>
          <w:sz w:val="24"/>
          <w:szCs w:val="24"/>
          <w:lang w:val="es-PE"/>
        </w:rPr>
        <w:t>Entity</w:t>
      </w:r>
      <w:proofErr w:type="spellEnd"/>
      <w:r w:rsidRPr="000D1ED9">
        <w:rPr>
          <w:rFonts w:ascii="Arial" w:eastAsia="Arial" w:hAnsi="Arial" w:cs="Arial"/>
          <w:sz w:val="24"/>
          <w:szCs w:val="24"/>
          <w:lang w:val="es-PE"/>
        </w:rPr>
        <w:t xml:space="preserve"> Framework se asegura una interacción eficiente y segura entre la lógica del sistema y la base de datos. Además, se aplican pruebas sobre la integridad referencial y la consistencia de datos para evitar errores en operaciones críticas.</w:t>
      </w:r>
    </w:p>
    <w:p w14:paraId="738A2429" w14:textId="77777777" w:rsidR="00963BF6" w:rsidRPr="000D1ED9" w:rsidRDefault="00963BF6" w:rsidP="000D1ED9">
      <w:pPr>
        <w:spacing w:before="240" w:after="240"/>
        <w:ind w:left="360"/>
        <w:jc w:val="both"/>
        <w:rPr>
          <w:rFonts w:ascii="Arial" w:eastAsia="Arial" w:hAnsi="Arial" w:cs="Arial"/>
          <w:sz w:val="24"/>
          <w:szCs w:val="24"/>
          <w:lang w:val="es-PE"/>
        </w:rPr>
      </w:pPr>
    </w:p>
    <w:p w14:paraId="5631A0FC" w14:textId="5D6C031C" w:rsidR="00963BF6" w:rsidRPr="000D1ED9" w:rsidRDefault="00963BF6" w:rsidP="000D1ED9">
      <w:pPr>
        <w:pStyle w:val="Prrafodelista"/>
        <w:numPr>
          <w:ilvl w:val="0"/>
          <w:numId w:val="8"/>
        </w:numPr>
        <w:spacing w:before="240" w:after="240"/>
        <w:jc w:val="both"/>
        <w:rPr>
          <w:rFonts w:ascii="Arial" w:eastAsia="Arial" w:hAnsi="Arial" w:cs="Arial"/>
          <w:sz w:val="24"/>
          <w:szCs w:val="24"/>
          <w:lang w:val="es-PE"/>
        </w:rPr>
      </w:pPr>
      <w:r w:rsidRPr="000D1ED9">
        <w:rPr>
          <w:rFonts w:ascii="Arial" w:eastAsia="Arial" w:hAnsi="Arial" w:cs="Arial"/>
          <w:sz w:val="24"/>
          <w:szCs w:val="24"/>
          <w:lang w:val="es-PE"/>
        </w:rPr>
        <w:lastRenderedPageBreak/>
        <w:t>Seguridad del sistema: La protección de datos es parte de la calidad. Se emplean prácticas como el cifrado de contraseñas, validación de entradas y control de accesos por roles, asegurando que solo usuarios autorizados puedan acceder a funcionalidades sensibles.</w:t>
      </w:r>
    </w:p>
    <w:p w14:paraId="3CD556FA" w14:textId="48F9D955" w:rsidR="00963BF6" w:rsidRPr="000D1ED9" w:rsidRDefault="00963BF6" w:rsidP="000D1ED9">
      <w:pPr>
        <w:pStyle w:val="Prrafodelista"/>
        <w:numPr>
          <w:ilvl w:val="0"/>
          <w:numId w:val="8"/>
        </w:numPr>
        <w:spacing w:before="240" w:after="240"/>
        <w:jc w:val="both"/>
        <w:rPr>
          <w:rFonts w:ascii="Arial" w:eastAsia="Arial" w:hAnsi="Arial" w:cs="Arial"/>
          <w:sz w:val="24"/>
          <w:szCs w:val="24"/>
          <w:lang w:val="es-PE"/>
        </w:rPr>
      </w:pPr>
      <w:r w:rsidRPr="000D1ED9">
        <w:rPr>
          <w:rFonts w:ascii="Arial" w:eastAsia="Arial" w:hAnsi="Arial" w:cs="Arial"/>
          <w:sz w:val="24"/>
          <w:szCs w:val="24"/>
          <w:lang w:val="es-PE"/>
        </w:rPr>
        <w:t>Pruebas de software: Se realizan pruebas en cada etapa del desarrollo (unitarias, de integración, funcionales y de aceptación) para validar el cumplimiento de los requisitos, garantizar la estabilidad del sistema y detectar fallos antes de la entrega final.</w:t>
      </w:r>
    </w:p>
    <w:p w14:paraId="2D21AF1C" w14:textId="214C144A" w:rsidR="0013662B" w:rsidRPr="009D503C" w:rsidRDefault="1E87E257" w:rsidP="42FE5DA5">
      <w:pPr>
        <w:pStyle w:val="Ttulo1"/>
        <w:spacing w:line="276" w:lineRule="auto"/>
        <w:rPr>
          <w:rFonts w:asciiTheme="minorHAnsi" w:eastAsia="Calibri Light" w:hAnsiTheme="minorHAnsi" w:cstheme="minorBidi"/>
          <w:b/>
          <w:bCs/>
          <w:color w:val="auto"/>
          <w:sz w:val="28"/>
          <w:szCs w:val="28"/>
          <w:lang w:val="es"/>
        </w:rPr>
      </w:pPr>
      <w:bookmarkStart w:id="3" w:name="_Toc176880158"/>
      <w:r w:rsidRPr="42FE5DA5">
        <w:rPr>
          <w:rFonts w:asciiTheme="minorHAnsi" w:eastAsia="Calibri Light" w:hAnsiTheme="minorHAnsi" w:cstheme="minorBidi"/>
          <w:b/>
          <w:bCs/>
          <w:color w:val="auto"/>
          <w:sz w:val="28"/>
          <w:szCs w:val="28"/>
          <w:lang w:val="es"/>
        </w:rPr>
        <w:t>4.</w:t>
      </w:r>
      <w:r w:rsidRPr="42FE5DA5">
        <w:rPr>
          <w:rFonts w:asciiTheme="minorHAnsi" w:eastAsia="Times New Roman" w:hAnsiTheme="minorHAnsi" w:cstheme="minorBidi"/>
          <w:color w:val="auto"/>
          <w:sz w:val="14"/>
          <w:szCs w:val="14"/>
          <w:lang w:val="es"/>
        </w:rPr>
        <w:t xml:space="preserve">  </w:t>
      </w:r>
      <w:r w:rsidR="52AC15C5" w:rsidRPr="42FE5DA5">
        <w:rPr>
          <w:rFonts w:asciiTheme="minorHAnsi" w:eastAsia="Calibri Light" w:hAnsiTheme="minorHAnsi" w:cstheme="minorBidi"/>
          <w:b/>
          <w:bCs/>
          <w:color w:val="auto"/>
          <w:sz w:val="28"/>
          <w:szCs w:val="28"/>
          <w:lang w:val="es"/>
        </w:rPr>
        <w:t>REQUERIMIENTOS DEL SISTEMA</w:t>
      </w:r>
      <w:bookmarkEnd w:id="3"/>
    </w:p>
    <w:p w14:paraId="341C138C" w14:textId="3AF1F9A6" w:rsidR="42FE5DA5" w:rsidRDefault="42FE5DA5" w:rsidP="42FE5DA5">
      <w:pPr>
        <w:spacing w:after="0" w:line="247" w:lineRule="auto"/>
        <w:ind w:left="706" w:right="405"/>
        <w:jc w:val="center"/>
        <w:rPr>
          <w:rFonts w:ascii="Arial" w:eastAsia="Arial" w:hAnsi="Arial" w:cs="Arial"/>
          <w:color w:val="000000" w:themeColor="text1"/>
          <w:sz w:val="24"/>
          <w:szCs w:val="24"/>
          <w:lang w:val="es-ES"/>
        </w:rPr>
      </w:pPr>
    </w:p>
    <w:p w14:paraId="435DB14B" w14:textId="2A61C673" w:rsidR="00DD428E" w:rsidRPr="000D1ED9" w:rsidRDefault="55CF910B" w:rsidP="42FE5DA5">
      <w:pPr>
        <w:spacing w:before="240" w:after="240"/>
        <w:rPr>
          <w:rFonts w:ascii="Arial" w:eastAsia="Arial" w:hAnsi="Arial" w:cs="Arial"/>
          <w:b/>
          <w:bCs/>
          <w:lang w:val="es-ES"/>
        </w:rPr>
      </w:pPr>
      <w:r w:rsidRPr="42FE5DA5">
        <w:rPr>
          <w:rFonts w:ascii="Arial" w:eastAsia="Arial" w:hAnsi="Arial" w:cs="Arial"/>
          <w:b/>
          <w:bCs/>
          <w:lang w:val="es-ES"/>
        </w:rPr>
        <w:t>Requerimientos Funcionales</w:t>
      </w: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735"/>
        <w:gridCol w:w="1800"/>
        <w:gridCol w:w="6825"/>
      </w:tblGrid>
      <w:tr w:rsidR="42FE5DA5" w14:paraId="34FF772F" w14:textId="77777777" w:rsidTr="42FE5DA5">
        <w:trPr>
          <w:trHeight w:val="300"/>
        </w:trPr>
        <w:tc>
          <w:tcPr>
            <w:tcW w:w="735" w:type="dxa"/>
            <w:vAlign w:val="center"/>
          </w:tcPr>
          <w:p w14:paraId="6326E8BA" w14:textId="2845B49D" w:rsidR="42FE5DA5" w:rsidRDefault="42FE5DA5" w:rsidP="42FE5DA5">
            <w:pPr>
              <w:spacing w:after="0"/>
              <w:jc w:val="center"/>
              <w:rPr>
                <w:rFonts w:ascii="Arial" w:eastAsia="Arial" w:hAnsi="Arial" w:cs="Arial"/>
                <w:b/>
                <w:bCs/>
                <w:sz w:val="24"/>
                <w:szCs w:val="24"/>
              </w:rPr>
            </w:pPr>
            <w:r w:rsidRPr="42FE5DA5">
              <w:rPr>
                <w:rFonts w:ascii="Arial" w:eastAsia="Arial" w:hAnsi="Arial" w:cs="Arial"/>
                <w:b/>
                <w:bCs/>
                <w:sz w:val="24"/>
                <w:szCs w:val="24"/>
              </w:rPr>
              <w:t>ID</w:t>
            </w:r>
          </w:p>
        </w:tc>
        <w:tc>
          <w:tcPr>
            <w:tcW w:w="1800" w:type="dxa"/>
            <w:vAlign w:val="center"/>
          </w:tcPr>
          <w:p w14:paraId="06E25367" w14:textId="0BD592E2" w:rsidR="42FE5DA5" w:rsidRDefault="42FE5DA5" w:rsidP="42FE5DA5">
            <w:pPr>
              <w:spacing w:after="0"/>
              <w:jc w:val="center"/>
              <w:rPr>
                <w:rFonts w:ascii="Arial" w:eastAsia="Arial" w:hAnsi="Arial" w:cs="Arial"/>
                <w:b/>
                <w:bCs/>
                <w:sz w:val="24"/>
                <w:szCs w:val="24"/>
              </w:rPr>
            </w:pPr>
            <w:proofErr w:type="spellStart"/>
            <w:r w:rsidRPr="42FE5DA5">
              <w:rPr>
                <w:rFonts w:ascii="Arial" w:eastAsia="Arial" w:hAnsi="Arial" w:cs="Arial"/>
                <w:b/>
                <w:bCs/>
                <w:sz w:val="24"/>
                <w:szCs w:val="24"/>
              </w:rPr>
              <w:t>Requisito</w:t>
            </w:r>
            <w:proofErr w:type="spellEnd"/>
          </w:p>
        </w:tc>
        <w:tc>
          <w:tcPr>
            <w:tcW w:w="6825" w:type="dxa"/>
            <w:vAlign w:val="center"/>
          </w:tcPr>
          <w:p w14:paraId="2FDD0921" w14:textId="541EE8DD" w:rsidR="42FE5DA5" w:rsidRDefault="42FE5DA5" w:rsidP="42FE5DA5">
            <w:pPr>
              <w:spacing w:after="0"/>
              <w:jc w:val="center"/>
              <w:rPr>
                <w:rFonts w:ascii="Arial" w:eastAsia="Arial" w:hAnsi="Arial" w:cs="Arial"/>
                <w:b/>
                <w:bCs/>
                <w:sz w:val="24"/>
                <w:szCs w:val="24"/>
              </w:rPr>
            </w:pPr>
            <w:proofErr w:type="spellStart"/>
            <w:r w:rsidRPr="42FE5DA5">
              <w:rPr>
                <w:rFonts w:ascii="Arial" w:eastAsia="Arial" w:hAnsi="Arial" w:cs="Arial"/>
                <w:b/>
                <w:bCs/>
                <w:sz w:val="24"/>
                <w:szCs w:val="24"/>
              </w:rPr>
              <w:t>Detalles</w:t>
            </w:r>
            <w:proofErr w:type="spellEnd"/>
            <w:r w:rsidRPr="42FE5DA5">
              <w:rPr>
                <w:rFonts w:ascii="Arial" w:eastAsia="Arial" w:hAnsi="Arial" w:cs="Arial"/>
                <w:b/>
                <w:bCs/>
                <w:sz w:val="24"/>
                <w:szCs w:val="24"/>
              </w:rPr>
              <w:t xml:space="preserve"> del </w:t>
            </w:r>
            <w:proofErr w:type="spellStart"/>
            <w:r w:rsidRPr="42FE5DA5">
              <w:rPr>
                <w:rFonts w:ascii="Arial" w:eastAsia="Arial" w:hAnsi="Arial" w:cs="Arial"/>
                <w:b/>
                <w:bCs/>
                <w:sz w:val="24"/>
                <w:szCs w:val="24"/>
              </w:rPr>
              <w:t>requisito</w:t>
            </w:r>
            <w:proofErr w:type="spellEnd"/>
          </w:p>
        </w:tc>
      </w:tr>
      <w:tr w:rsidR="42FE5DA5" w:rsidRPr="0095405F" w14:paraId="32FA12D9" w14:textId="77777777" w:rsidTr="00DD428E">
        <w:trPr>
          <w:trHeight w:val="300"/>
        </w:trPr>
        <w:tc>
          <w:tcPr>
            <w:tcW w:w="735" w:type="dxa"/>
            <w:shd w:val="clear" w:color="auto" w:fill="A8D08D" w:themeFill="accent6" w:themeFillTint="99"/>
            <w:vAlign w:val="center"/>
          </w:tcPr>
          <w:p w14:paraId="01D7797A" w14:textId="0F063783" w:rsidR="42FE5DA5" w:rsidRPr="00DD428E" w:rsidRDefault="42FE5DA5" w:rsidP="42FE5DA5">
            <w:pPr>
              <w:spacing w:after="0"/>
              <w:rPr>
                <w:rFonts w:ascii="Arial" w:eastAsia="Arial" w:hAnsi="Arial" w:cs="Arial"/>
                <w:sz w:val="24"/>
                <w:szCs w:val="24"/>
              </w:rPr>
            </w:pPr>
            <w:r w:rsidRPr="00DD428E">
              <w:rPr>
                <w:rFonts w:ascii="Arial" w:eastAsia="Arial" w:hAnsi="Arial" w:cs="Arial"/>
                <w:sz w:val="24"/>
                <w:szCs w:val="24"/>
              </w:rPr>
              <w:t>R1</w:t>
            </w:r>
          </w:p>
        </w:tc>
        <w:tc>
          <w:tcPr>
            <w:tcW w:w="1800" w:type="dxa"/>
            <w:shd w:val="clear" w:color="auto" w:fill="A8D08D" w:themeFill="accent6" w:themeFillTint="99"/>
            <w:vAlign w:val="center"/>
          </w:tcPr>
          <w:p w14:paraId="0205A916" w14:textId="69257F27" w:rsidR="42FE5DA5" w:rsidRPr="00DD428E" w:rsidRDefault="42FE5DA5" w:rsidP="42FE5DA5">
            <w:pPr>
              <w:spacing w:after="0"/>
              <w:rPr>
                <w:rFonts w:ascii="Arial" w:eastAsia="Arial" w:hAnsi="Arial" w:cs="Arial"/>
                <w:sz w:val="24"/>
                <w:szCs w:val="24"/>
              </w:rPr>
            </w:pPr>
            <w:proofErr w:type="spellStart"/>
            <w:r w:rsidRPr="00DD428E">
              <w:rPr>
                <w:rFonts w:ascii="Arial" w:eastAsia="Arial" w:hAnsi="Arial" w:cs="Arial"/>
                <w:sz w:val="24"/>
                <w:szCs w:val="24"/>
              </w:rPr>
              <w:t>Autenticación</w:t>
            </w:r>
            <w:proofErr w:type="spellEnd"/>
          </w:p>
        </w:tc>
        <w:tc>
          <w:tcPr>
            <w:tcW w:w="6825" w:type="dxa"/>
            <w:shd w:val="clear" w:color="auto" w:fill="A8D08D" w:themeFill="accent6" w:themeFillTint="99"/>
            <w:vAlign w:val="center"/>
          </w:tcPr>
          <w:p w14:paraId="2329CBB3" w14:textId="29D9C649" w:rsidR="42FE5DA5" w:rsidRPr="00DD428E" w:rsidRDefault="42FE5DA5" w:rsidP="42FE5DA5">
            <w:pPr>
              <w:spacing w:after="0"/>
              <w:rPr>
                <w:rFonts w:ascii="Arial" w:eastAsia="Arial" w:hAnsi="Arial" w:cs="Arial"/>
                <w:sz w:val="24"/>
                <w:szCs w:val="24"/>
                <w:lang w:val="es-PE"/>
              </w:rPr>
            </w:pPr>
            <w:r w:rsidRPr="00DD428E">
              <w:rPr>
                <w:rFonts w:ascii="Arial" w:eastAsia="Arial" w:hAnsi="Arial" w:cs="Arial"/>
                <w:sz w:val="24"/>
                <w:szCs w:val="24"/>
                <w:lang w:val="es-PE"/>
              </w:rPr>
              <w:t>El sistema debe contar con autenticación a través de usuario y contraseña.</w:t>
            </w:r>
          </w:p>
        </w:tc>
      </w:tr>
      <w:tr w:rsidR="42FE5DA5" w14:paraId="4D785997" w14:textId="77777777" w:rsidTr="00DD428E">
        <w:trPr>
          <w:trHeight w:val="300"/>
        </w:trPr>
        <w:tc>
          <w:tcPr>
            <w:tcW w:w="735" w:type="dxa"/>
            <w:shd w:val="clear" w:color="auto" w:fill="A8D08D" w:themeFill="accent6" w:themeFillTint="99"/>
            <w:vAlign w:val="center"/>
          </w:tcPr>
          <w:p w14:paraId="007088F3" w14:textId="00E2F7D9" w:rsidR="42FE5DA5" w:rsidRPr="00DD428E" w:rsidRDefault="42FE5DA5" w:rsidP="42FE5DA5">
            <w:pPr>
              <w:spacing w:after="0"/>
              <w:rPr>
                <w:rFonts w:ascii="Arial" w:eastAsia="Arial" w:hAnsi="Arial" w:cs="Arial"/>
                <w:sz w:val="24"/>
                <w:szCs w:val="24"/>
              </w:rPr>
            </w:pPr>
            <w:r w:rsidRPr="00DD428E">
              <w:rPr>
                <w:rFonts w:ascii="Arial" w:eastAsia="Arial" w:hAnsi="Arial" w:cs="Arial"/>
                <w:sz w:val="24"/>
                <w:szCs w:val="24"/>
              </w:rPr>
              <w:t>R2</w:t>
            </w:r>
          </w:p>
        </w:tc>
        <w:tc>
          <w:tcPr>
            <w:tcW w:w="1800" w:type="dxa"/>
            <w:shd w:val="clear" w:color="auto" w:fill="A8D08D" w:themeFill="accent6" w:themeFillTint="99"/>
            <w:vAlign w:val="center"/>
          </w:tcPr>
          <w:p w14:paraId="440FA449" w14:textId="120958D4" w:rsidR="42FE5DA5" w:rsidRPr="00DD428E" w:rsidRDefault="42FE5DA5" w:rsidP="42FE5DA5">
            <w:pPr>
              <w:spacing w:after="0"/>
              <w:rPr>
                <w:rFonts w:ascii="Arial" w:eastAsia="Arial" w:hAnsi="Arial" w:cs="Arial"/>
                <w:sz w:val="24"/>
                <w:szCs w:val="24"/>
              </w:rPr>
            </w:pPr>
            <w:proofErr w:type="spellStart"/>
            <w:r w:rsidRPr="00DD428E">
              <w:rPr>
                <w:rFonts w:ascii="Arial" w:eastAsia="Arial" w:hAnsi="Arial" w:cs="Arial"/>
                <w:sz w:val="24"/>
                <w:szCs w:val="24"/>
              </w:rPr>
              <w:t>Registro</w:t>
            </w:r>
            <w:proofErr w:type="spellEnd"/>
            <w:r w:rsidRPr="00DD428E">
              <w:rPr>
                <w:rFonts w:ascii="Arial" w:eastAsia="Arial" w:hAnsi="Arial" w:cs="Arial"/>
                <w:sz w:val="24"/>
                <w:szCs w:val="24"/>
              </w:rPr>
              <w:t xml:space="preserve"> de </w:t>
            </w:r>
            <w:proofErr w:type="spellStart"/>
            <w:r w:rsidRPr="00DD428E">
              <w:rPr>
                <w:rFonts w:ascii="Arial" w:eastAsia="Arial" w:hAnsi="Arial" w:cs="Arial"/>
                <w:sz w:val="24"/>
                <w:szCs w:val="24"/>
              </w:rPr>
              <w:t>pedidos</w:t>
            </w:r>
            <w:proofErr w:type="spellEnd"/>
          </w:p>
        </w:tc>
        <w:tc>
          <w:tcPr>
            <w:tcW w:w="6825" w:type="dxa"/>
            <w:shd w:val="clear" w:color="auto" w:fill="A8D08D" w:themeFill="accent6" w:themeFillTint="99"/>
            <w:vAlign w:val="center"/>
          </w:tcPr>
          <w:p w14:paraId="19785994" w14:textId="01465F76" w:rsidR="42FE5DA5" w:rsidRPr="00DD428E" w:rsidRDefault="42FE5DA5" w:rsidP="42FE5DA5">
            <w:pPr>
              <w:spacing w:after="0"/>
              <w:rPr>
                <w:rFonts w:ascii="Arial" w:eastAsia="Arial" w:hAnsi="Arial" w:cs="Arial"/>
                <w:sz w:val="24"/>
                <w:szCs w:val="24"/>
              </w:rPr>
            </w:pPr>
            <w:r w:rsidRPr="00DD428E">
              <w:rPr>
                <w:rFonts w:ascii="Arial" w:eastAsia="Arial" w:hAnsi="Arial" w:cs="Arial"/>
                <w:sz w:val="24"/>
                <w:szCs w:val="24"/>
                <w:lang w:val="es-PE"/>
              </w:rPr>
              <w:t xml:space="preserve">Permitir crear pedidos con: fecha de creación, fecha estimada de entrega, cliente, empleado solicitante, estado inicial (“Pendiente”), lista de productos (con cantidad, precio costo y precio venta), descripción opcional y cálculo automático del total. </w:t>
            </w:r>
            <w:r w:rsidRPr="00DD428E">
              <w:rPr>
                <w:rFonts w:ascii="Arial" w:eastAsia="Arial" w:hAnsi="Arial" w:cs="Arial"/>
                <w:sz w:val="24"/>
                <w:szCs w:val="24"/>
              </w:rPr>
              <w:t xml:space="preserve">Validar </w:t>
            </w:r>
            <w:proofErr w:type="spellStart"/>
            <w:r w:rsidRPr="00DD428E">
              <w:rPr>
                <w:rFonts w:ascii="Arial" w:eastAsia="Arial" w:hAnsi="Arial" w:cs="Arial"/>
                <w:sz w:val="24"/>
                <w:szCs w:val="24"/>
              </w:rPr>
              <w:t>fechas</w:t>
            </w:r>
            <w:proofErr w:type="spellEnd"/>
            <w:r w:rsidRPr="00DD428E">
              <w:rPr>
                <w:rFonts w:ascii="Arial" w:eastAsia="Arial" w:hAnsi="Arial" w:cs="Arial"/>
                <w:sz w:val="24"/>
                <w:szCs w:val="24"/>
              </w:rPr>
              <w:t xml:space="preserve"> no </w:t>
            </w:r>
            <w:proofErr w:type="spellStart"/>
            <w:r w:rsidRPr="00DD428E">
              <w:rPr>
                <w:rFonts w:ascii="Arial" w:eastAsia="Arial" w:hAnsi="Arial" w:cs="Arial"/>
                <w:sz w:val="24"/>
                <w:szCs w:val="24"/>
              </w:rPr>
              <w:t>nulas</w:t>
            </w:r>
            <w:proofErr w:type="spellEnd"/>
            <w:r w:rsidRPr="00DD428E">
              <w:rPr>
                <w:rFonts w:ascii="Arial" w:eastAsia="Arial" w:hAnsi="Arial" w:cs="Arial"/>
                <w:sz w:val="24"/>
                <w:szCs w:val="24"/>
              </w:rPr>
              <w:t xml:space="preserve"> y </w:t>
            </w:r>
            <w:proofErr w:type="spellStart"/>
            <w:r w:rsidRPr="00DD428E">
              <w:rPr>
                <w:rFonts w:ascii="Arial" w:eastAsia="Arial" w:hAnsi="Arial" w:cs="Arial"/>
                <w:sz w:val="24"/>
                <w:szCs w:val="24"/>
              </w:rPr>
              <w:t>totales</w:t>
            </w:r>
            <w:proofErr w:type="spellEnd"/>
            <w:r w:rsidRPr="00DD428E">
              <w:rPr>
                <w:rFonts w:ascii="Arial" w:eastAsia="Arial" w:hAnsi="Arial" w:cs="Arial"/>
                <w:sz w:val="24"/>
                <w:szCs w:val="24"/>
              </w:rPr>
              <w:t xml:space="preserve"> </w:t>
            </w:r>
            <w:proofErr w:type="spellStart"/>
            <w:r w:rsidRPr="00DD428E">
              <w:rPr>
                <w:rFonts w:ascii="Arial" w:eastAsia="Arial" w:hAnsi="Arial" w:cs="Arial"/>
                <w:sz w:val="24"/>
                <w:szCs w:val="24"/>
              </w:rPr>
              <w:t>coherentes</w:t>
            </w:r>
            <w:proofErr w:type="spellEnd"/>
            <w:r w:rsidRPr="00DD428E">
              <w:rPr>
                <w:rFonts w:ascii="Arial" w:eastAsia="Arial" w:hAnsi="Arial" w:cs="Arial"/>
                <w:sz w:val="24"/>
                <w:szCs w:val="24"/>
              </w:rPr>
              <w:t>.</w:t>
            </w:r>
          </w:p>
        </w:tc>
      </w:tr>
      <w:tr w:rsidR="42FE5DA5" w:rsidRPr="0095405F" w14:paraId="49589D6E" w14:textId="77777777" w:rsidTr="00DD428E">
        <w:trPr>
          <w:trHeight w:val="300"/>
        </w:trPr>
        <w:tc>
          <w:tcPr>
            <w:tcW w:w="735" w:type="dxa"/>
            <w:shd w:val="clear" w:color="auto" w:fill="A8D08D" w:themeFill="accent6" w:themeFillTint="99"/>
            <w:vAlign w:val="center"/>
          </w:tcPr>
          <w:p w14:paraId="793BF82E" w14:textId="39D25252" w:rsidR="42FE5DA5" w:rsidRPr="00DD428E" w:rsidRDefault="42FE5DA5" w:rsidP="42FE5DA5">
            <w:pPr>
              <w:spacing w:after="0"/>
              <w:rPr>
                <w:rFonts w:ascii="Arial" w:eastAsia="Arial" w:hAnsi="Arial" w:cs="Arial"/>
                <w:sz w:val="24"/>
                <w:szCs w:val="24"/>
              </w:rPr>
            </w:pPr>
            <w:r w:rsidRPr="00DD428E">
              <w:rPr>
                <w:rFonts w:ascii="Arial" w:eastAsia="Arial" w:hAnsi="Arial" w:cs="Arial"/>
                <w:sz w:val="24"/>
                <w:szCs w:val="24"/>
              </w:rPr>
              <w:t>R3</w:t>
            </w:r>
          </w:p>
        </w:tc>
        <w:tc>
          <w:tcPr>
            <w:tcW w:w="1800" w:type="dxa"/>
            <w:shd w:val="clear" w:color="auto" w:fill="A8D08D" w:themeFill="accent6" w:themeFillTint="99"/>
            <w:vAlign w:val="center"/>
          </w:tcPr>
          <w:p w14:paraId="4ECBCDD7" w14:textId="131CC31D" w:rsidR="42FE5DA5" w:rsidRPr="00DD428E" w:rsidRDefault="42FE5DA5" w:rsidP="42FE5DA5">
            <w:pPr>
              <w:spacing w:after="0"/>
              <w:rPr>
                <w:rFonts w:ascii="Arial" w:eastAsia="Arial" w:hAnsi="Arial" w:cs="Arial"/>
                <w:sz w:val="24"/>
                <w:szCs w:val="24"/>
              </w:rPr>
            </w:pPr>
            <w:proofErr w:type="spellStart"/>
            <w:r w:rsidRPr="00DD428E">
              <w:rPr>
                <w:rFonts w:ascii="Arial" w:eastAsia="Arial" w:hAnsi="Arial" w:cs="Arial"/>
                <w:sz w:val="24"/>
                <w:szCs w:val="24"/>
              </w:rPr>
              <w:t>Registro</w:t>
            </w:r>
            <w:proofErr w:type="spellEnd"/>
            <w:r w:rsidRPr="00DD428E">
              <w:rPr>
                <w:rFonts w:ascii="Arial" w:eastAsia="Arial" w:hAnsi="Arial" w:cs="Arial"/>
                <w:sz w:val="24"/>
                <w:szCs w:val="24"/>
              </w:rPr>
              <w:t xml:space="preserve"> de </w:t>
            </w:r>
            <w:proofErr w:type="spellStart"/>
            <w:r w:rsidRPr="00DD428E">
              <w:rPr>
                <w:rFonts w:ascii="Arial" w:eastAsia="Arial" w:hAnsi="Arial" w:cs="Arial"/>
                <w:sz w:val="24"/>
                <w:szCs w:val="24"/>
              </w:rPr>
              <w:t>pagos</w:t>
            </w:r>
            <w:proofErr w:type="spellEnd"/>
          </w:p>
        </w:tc>
        <w:tc>
          <w:tcPr>
            <w:tcW w:w="6825" w:type="dxa"/>
            <w:shd w:val="clear" w:color="auto" w:fill="A8D08D" w:themeFill="accent6" w:themeFillTint="99"/>
            <w:vAlign w:val="center"/>
          </w:tcPr>
          <w:p w14:paraId="3732F75F" w14:textId="348F6A7C" w:rsidR="42FE5DA5" w:rsidRPr="00DD428E" w:rsidRDefault="42FE5DA5" w:rsidP="42FE5DA5">
            <w:pPr>
              <w:spacing w:after="0"/>
              <w:rPr>
                <w:rFonts w:ascii="Arial" w:eastAsia="Arial" w:hAnsi="Arial" w:cs="Arial"/>
                <w:sz w:val="24"/>
                <w:szCs w:val="24"/>
                <w:lang w:val="es-PE"/>
              </w:rPr>
            </w:pPr>
            <w:r w:rsidRPr="00DD428E">
              <w:rPr>
                <w:rFonts w:ascii="Arial" w:eastAsia="Arial" w:hAnsi="Arial" w:cs="Arial"/>
                <w:sz w:val="24"/>
                <w:szCs w:val="24"/>
                <w:lang w:val="es-PE"/>
              </w:rPr>
              <w:t>Registrar pagos vinculados a un pedido: fecha, tipo de pago, monto. Validar que el monto coincida con el total del pedido y actualizar estado a “Pagado”.</w:t>
            </w:r>
          </w:p>
        </w:tc>
      </w:tr>
      <w:tr w:rsidR="42FE5DA5" w14:paraId="4ECF9D96" w14:textId="77777777" w:rsidTr="00DD428E">
        <w:trPr>
          <w:trHeight w:val="300"/>
        </w:trPr>
        <w:tc>
          <w:tcPr>
            <w:tcW w:w="735" w:type="dxa"/>
            <w:shd w:val="clear" w:color="auto" w:fill="A8D08D" w:themeFill="accent6" w:themeFillTint="99"/>
            <w:vAlign w:val="center"/>
          </w:tcPr>
          <w:p w14:paraId="6F32DE65" w14:textId="2B3DE653" w:rsidR="42FE5DA5" w:rsidRPr="00DD428E" w:rsidRDefault="42FE5DA5" w:rsidP="42FE5DA5">
            <w:pPr>
              <w:spacing w:after="0"/>
              <w:rPr>
                <w:rFonts w:ascii="Arial" w:eastAsia="Arial" w:hAnsi="Arial" w:cs="Arial"/>
                <w:sz w:val="24"/>
                <w:szCs w:val="24"/>
              </w:rPr>
            </w:pPr>
            <w:r w:rsidRPr="00DD428E">
              <w:rPr>
                <w:rFonts w:ascii="Arial" w:eastAsia="Arial" w:hAnsi="Arial" w:cs="Arial"/>
                <w:sz w:val="24"/>
                <w:szCs w:val="24"/>
              </w:rPr>
              <w:t>R4</w:t>
            </w:r>
          </w:p>
        </w:tc>
        <w:tc>
          <w:tcPr>
            <w:tcW w:w="1800" w:type="dxa"/>
            <w:shd w:val="clear" w:color="auto" w:fill="A8D08D" w:themeFill="accent6" w:themeFillTint="99"/>
            <w:vAlign w:val="center"/>
          </w:tcPr>
          <w:p w14:paraId="724BBD72" w14:textId="3B0B4317" w:rsidR="42FE5DA5" w:rsidRPr="00DD428E" w:rsidRDefault="42FE5DA5" w:rsidP="42FE5DA5">
            <w:pPr>
              <w:spacing w:after="0"/>
              <w:rPr>
                <w:rFonts w:ascii="Arial" w:eastAsia="Arial" w:hAnsi="Arial" w:cs="Arial"/>
                <w:sz w:val="24"/>
                <w:szCs w:val="24"/>
              </w:rPr>
            </w:pPr>
            <w:proofErr w:type="spellStart"/>
            <w:r w:rsidRPr="00DD428E">
              <w:rPr>
                <w:rFonts w:ascii="Arial" w:eastAsia="Arial" w:hAnsi="Arial" w:cs="Arial"/>
                <w:sz w:val="24"/>
                <w:szCs w:val="24"/>
              </w:rPr>
              <w:t>Visualización</w:t>
            </w:r>
            <w:proofErr w:type="spellEnd"/>
            <w:r w:rsidRPr="00DD428E">
              <w:rPr>
                <w:rFonts w:ascii="Arial" w:eastAsia="Arial" w:hAnsi="Arial" w:cs="Arial"/>
                <w:sz w:val="24"/>
                <w:szCs w:val="24"/>
              </w:rPr>
              <w:t xml:space="preserve"> </w:t>
            </w:r>
            <w:proofErr w:type="spellStart"/>
            <w:r w:rsidRPr="00DD428E">
              <w:rPr>
                <w:rFonts w:ascii="Arial" w:eastAsia="Arial" w:hAnsi="Arial" w:cs="Arial"/>
                <w:sz w:val="24"/>
                <w:szCs w:val="24"/>
              </w:rPr>
              <w:t>detallada</w:t>
            </w:r>
            <w:proofErr w:type="spellEnd"/>
            <w:r w:rsidRPr="00DD428E">
              <w:rPr>
                <w:rFonts w:ascii="Arial" w:eastAsia="Arial" w:hAnsi="Arial" w:cs="Arial"/>
                <w:sz w:val="24"/>
                <w:szCs w:val="24"/>
              </w:rPr>
              <w:t xml:space="preserve"> de </w:t>
            </w:r>
            <w:proofErr w:type="spellStart"/>
            <w:r w:rsidRPr="00DD428E">
              <w:rPr>
                <w:rFonts w:ascii="Arial" w:eastAsia="Arial" w:hAnsi="Arial" w:cs="Arial"/>
                <w:sz w:val="24"/>
                <w:szCs w:val="24"/>
              </w:rPr>
              <w:t>pedidos</w:t>
            </w:r>
            <w:proofErr w:type="spellEnd"/>
          </w:p>
        </w:tc>
        <w:tc>
          <w:tcPr>
            <w:tcW w:w="6825" w:type="dxa"/>
            <w:shd w:val="clear" w:color="auto" w:fill="A8D08D" w:themeFill="accent6" w:themeFillTint="99"/>
            <w:vAlign w:val="center"/>
          </w:tcPr>
          <w:p w14:paraId="3BBEC9B9" w14:textId="2DCADEC4" w:rsidR="42FE5DA5" w:rsidRPr="00DD428E" w:rsidRDefault="42FE5DA5" w:rsidP="42FE5DA5">
            <w:pPr>
              <w:spacing w:after="0"/>
              <w:rPr>
                <w:rFonts w:ascii="Arial" w:eastAsia="Arial" w:hAnsi="Arial" w:cs="Arial"/>
                <w:sz w:val="24"/>
                <w:szCs w:val="24"/>
              </w:rPr>
            </w:pPr>
            <w:r w:rsidRPr="00DD428E">
              <w:rPr>
                <w:rFonts w:ascii="Arial" w:eastAsia="Arial" w:hAnsi="Arial" w:cs="Arial"/>
                <w:sz w:val="24"/>
                <w:szCs w:val="24"/>
                <w:lang w:val="es-PE"/>
              </w:rPr>
              <w:t xml:space="preserve">Mostrar para un pedido: productos incluidos (nombre, cantidad, precio unitario, subtotal), total, fechas (creación y entrega), estado actual, e historial de cambios de estado (p. ej. </w:t>
            </w:r>
            <w:r w:rsidRPr="00DD428E">
              <w:rPr>
                <w:rFonts w:ascii="Arial" w:eastAsia="Arial" w:hAnsi="Arial" w:cs="Arial"/>
                <w:sz w:val="24"/>
                <w:szCs w:val="24"/>
              </w:rPr>
              <w:t>“</w:t>
            </w:r>
            <w:proofErr w:type="spellStart"/>
            <w:r w:rsidRPr="00DD428E">
              <w:rPr>
                <w:rFonts w:ascii="Arial" w:eastAsia="Arial" w:hAnsi="Arial" w:cs="Arial"/>
                <w:sz w:val="24"/>
                <w:szCs w:val="24"/>
              </w:rPr>
              <w:t>Pendiente</w:t>
            </w:r>
            <w:proofErr w:type="spellEnd"/>
            <w:r w:rsidRPr="00DD428E">
              <w:rPr>
                <w:rFonts w:ascii="Arial" w:eastAsia="Arial" w:hAnsi="Arial" w:cs="Arial"/>
                <w:sz w:val="24"/>
                <w:szCs w:val="24"/>
              </w:rPr>
              <w:t xml:space="preserve"> → </w:t>
            </w:r>
            <w:proofErr w:type="spellStart"/>
            <w:r w:rsidRPr="00DD428E">
              <w:rPr>
                <w:rFonts w:ascii="Arial" w:eastAsia="Arial" w:hAnsi="Arial" w:cs="Arial"/>
                <w:sz w:val="24"/>
                <w:szCs w:val="24"/>
              </w:rPr>
              <w:t>Aprobado</w:t>
            </w:r>
            <w:proofErr w:type="spellEnd"/>
            <w:r w:rsidRPr="00DD428E">
              <w:rPr>
                <w:rFonts w:ascii="Arial" w:eastAsia="Arial" w:hAnsi="Arial" w:cs="Arial"/>
                <w:sz w:val="24"/>
                <w:szCs w:val="24"/>
              </w:rPr>
              <w:t xml:space="preserve"> → </w:t>
            </w:r>
            <w:proofErr w:type="spellStart"/>
            <w:r w:rsidRPr="00DD428E">
              <w:rPr>
                <w:rFonts w:ascii="Arial" w:eastAsia="Arial" w:hAnsi="Arial" w:cs="Arial"/>
                <w:sz w:val="24"/>
                <w:szCs w:val="24"/>
              </w:rPr>
              <w:t>Enviado</w:t>
            </w:r>
            <w:proofErr w:type="spellEnd"/>
            <w:r w:rsidRPr="00DD428E">
              <w:rPr>
                <w:rFonts w:ascii="Arial" w:eastAsia="Arial" w:hAnsi="Arial" w:cs="Arial"/>
                <w:sz w:val="24"/>
                <w:szCs w:val="24"/>
              </w:rPr>
              <w:t>”).</w:t>
            </w:r>
          </w:p>
        </w:tc>
      </w:tr>
      <w:tr w:rsidR="42FE5DA5" w:rsidRPr="0095405F" w14:paraId="0BAE2A19" w14:textId="77777777" w:rsidTr="00DD428E">
        <w:trPr>
          <w:trHeight w:val="300"/>
        </w:trPr>
        <w:tc>
          <w:tcPr>
            <w:tcW w:w="735" w:type="dxa"/>
            <w:shd w:val="clear" w:color="auto" w:fill="A8D08D" w:themeFill="accent6" w:themeFillTint="99"/>
            <w:vAlign w:val="center"/>
          </w:tcPr>
          <w:p w14:paraId="68067642" w14:textId="193712FF" w:rsidR="42FE5DA5" w:rsidRPr="00DD428E" w:rsidRDefault="42FE5DA5" w:rsidP="42FE5DA5">
            <w:pPr>
              <w:spacing w:after="0"/>
              <w:rPr>
                <w:rFonts w:ascii="Arial" w:eastAsia="Arial" w:hAnsi="Arial" w:cs="Arial"/>
                <w:sz w:val="24"/>
                <w:szCs w:val="24"/>
              </w:rPr>
            </w:pPr>
            <w:r w:rsidRPr="00DD428E">
              <w:rPr>
                <w:rFonts w:ascii="Arial" w:eastAsia="Arial" w:hAnsi="Arial" w:cs="Arial"/>
                <w:sz w:val="24"/>
                <w:szCs w:val="24"/>
              </w:rPr>
              <w:t>R5</w:t>
            </w:r>
          </w:p>
        </w:tc>
        <w:tc>
          <w:tcPr>
            <w:tcW w:w="1800" w:type="dxa"/>
            <w:shd w:val="clear" w:color="auto" w:fill="A8D08D" w:themeFill="accent6" w:themeFillTint="99"/>
            <w:vAlign w:val="center"/>
          </w:tcPr>
          <w:p w14:paraId="6632DFC0" w14:textId="3E9FDF2E" w:rsidR="42FE5DA5" w:rsidRPr="00DD428E" w:rsidRDefault="42FE5DA5" w:rsidP="42FE5DA5">
            <w:pPr>
              <w:spacing w:after="0"/>
              <w:rPr>
                <w:rFonts w:ascii="Arial" w:eastAsia="Arial" w:hAnsi="Arial" w:cs="Arial"/>
                <w:sz w:val="24"/>
                <w:szCs w:val="24"/>
              </w:rPr>
            </w:pPr>
            <w:proofErr w:type="spellStart"/>
            <w:r w:rsidRPr="00DD428E">
              <w:rPr>
                <w:rFonts w:ascii="Arial" w:eastAsia="Arial" w:hAnsi="Arial" w:cs="Arial"/>
                <w:sz w:val="24"/>
                <w:szCs w:val="24"/>
              </w:rPr>
              <w:t>Agregar</w:t>
            </w:r>
            <w:proofErr w:type="spellEnd"/>
            <w:r w:rsidRPr="00DD428E">
              <w:rPr>
                <w:rFonts w:ascii="Arial" w:eastAsia="Arial" w:hAnsi="Arial" w:cs="Arial"/>
                <w:sz w:val="24"/>
                <w:szCs w:val="24"/>
              </w:rPr>
              <w:t xml:space="preserve"> Kardex</w:t>
            </w:r>
          </w:p>
        </w:tc>
        <w:tc>
          <w:tcPr>
            <w:tcW w:w="6825" w:type="dxa"/>
            <w:shd w:val="clear" w:color="auto" w:fill="A8D08D" w:themeFill="accent6" w:themeFillTint="99"/>
            <w:vAlign w:val="center"/>
          </w:tcPr>
          <w:p w14:paraId="66FD53D0" w14:textId="276F5AF8" w:rsidR="42FE5DA5" w:rsidRPr="00DD428E" w:rsidRDefault="42FE5DA5" w:rsidP="42FE5DA5">
            <w:pPr>
              <w:spacing w:after="0"/>
              <w:rPr>
                <w:rFonts w:ascii="Arial" w:eastAsia="Arial" w:hAnsi="Arial" w:cs="Arial"/>
                <w:sz w:val="24"/>
                <w:szCs w:val="24"/>
                <w:lang w:val="es-PE"/>
              </w:rPr>
            </w:pPr>
            <w:r w:rsidRPr="00DD428E">
              <w:rPr>
                <w:rFonts w:ascii="Arial" w:eastAsia="Arial" w:hAnsi="Arial" w:cs="Arial"/>
                <w:sz w:val="24"/>
                <w:szCs w:val="24"/>
                <w:lang w:val="es-PE"/>
              </w:rPr>
              <w:t>Permitir registrar movimientos de inventario (Kardex) con fecha, producto, cantidad y tipo de movimiento.</w:t>
            </w:r>
          </w:p>
        </w:tc>
      </w:tr>
      <w:tr w:rsidR="42FE5DA5" w:rsidRPr="0095405F" w14:paraId="20D9EDCC" w14:textId="77777777" w:rsidTr="00DD428E">
        <w:trPr>
          <w:trHeight w:val="300"/>
        </w:trPr>
        <w:tc>
          <w:tcPr>
            <w:tcW w:w="735" w:type="dxa"/>
            <w:shd w:val="clear" w:color="auto" w:fill="FFE599" w:themeFill="accent4" w:themeFillTint="66"/>
            <w:vAlign w:val="center"/>
          </w:tcPr>
          <w:p w14:paraId="3F28679E" w14:textId="2F8C250B" w:rsidR="42FE5DA5" w:rsidRDefault="42FE5DA5" w:rsidP="42FE5DA5">
            <w:pPr>
              <w:spacing w:after="0"/>
              <w:rPr>
                <w:rFonts w:ascii="Arial" w:eastAsia="Arial" w:hAnsi="Arial" w:cs="Arial"/>
                <w:sz w:val="24"/>
                <w:szCs w:val="24"/>
              </w:rPr>
            </w:pPr>
            <w:r w:rsidRPr="42FE5DA5">
              <w:rPr>
                <w:rFonts w:ascii="Arial" w:eastAsia="Arial" w:hAnsi="Arial" w:cs="Arial"/>
                <w:sz w:val="24"/>
                <w:szCs w:val="24"/>
              </w:rPr>
              <w:t>R6</w:t>
            </w:r>
          </w:p>
        </w:tc>
        <w:tc>
          <w:tcPr>
            <w:tcW w:w="1800" w:type="dxa"/>
            <w:shd w:val="clear" w:color="auto" w:fill="FFE599" w:themeFill="accent4" w:themeFillTint="66"/>
            <w:vAlign w:val="center"/>
          </w:tcPr>
          <w:p w14:paraId="661E5C52" w14:textId="63F8947C" w:rsidR="42FE5DA5" w:rsidRDefault="42FE5DA5" w:rsidP="42FE5DA5">
            <w:pPr>
              <w:spacing w:after="0"/>
              <w:rPr>
                <w:rFonts w:ascii="Arial" w:eastAsia="Arial" w:hAnsi="Arial" w:cs="Arial"/>
                <w:sz w:val="24"/>
                <w:szCs w:val="24"/>
              </w:rPr>
            </w:pPr>
            <w:proofErr w:type="spellStart"/>
            <w:r w:rsidRPr="42FE5DA5">
              <w:rPr>
                <w:rFonts w:ascii="Arial" w:eastAsia="Arial" w:hAnsi="Arial" w:cs="Arial"/>
                <w:sz w:val="24"/>
                <w:szCs w:val="24"/>
              </w:rPr>
              <w:t>Generar</w:t>
            </w:r>
            <w:proofErr w:type="spellEnd"/>
            <w:r w:rsidRPr="42FE5DA5">
              <w:rPr>
                <w:rFonts w:ascii="Arial" w:eastAsia="Arial" w:hAnsi="Arial" w:cs="Arial"/>
                <w:sz w:val="24"/>
                <w:szCs w:val="24"/>
              </w:rPr>
              <w:t xml:space="preserve"> </w:t>
            </w:r>
            <w:proofErr w:type="spellStart"/>
            <w:r w:rsidRPr="42FE5DA5">
              <w:rPr>
                <w:rFonts w:ascii="Arial" w:eastAsia="Arial" w:hAnsi="Arial" w:cs="Arial"/>
                <w:sz w:val="24"/>
                <w:szCs w:val="24"/>
              </w:rPr>
              <w:t>reportes</w:t>
            </w:r>
            <w:proofErr w:type="spellEnd"/>
            <w:r w:rsidRPr="42FE5DA5">
              <w:rPr>
                <w:rFonts w:ascii="Arial" w:eastAsia="Arial" w:hAnsi="Arial" w:cs="Arial"/>
                <w:sz w:val="24"/>
                <w:szCs w:val="24"/>
              </w:rPr>
              <w:t xml:space="preserve"> del Kardex</w:t>
            </w:r>
          </w:p>
        </w:tc>
        <w:tc>
          <w:tcPr>
            <w:tcW w:w="6825" w:type="dxa"/>
            <w:shd w:val="clear" w:color="auto" w:fill="FFE599" w:themeFill="accent4" w:themeFillTint="66"/>
            <w:vAlign w:val="center"/>
          </w:tcPr>
          <w:p w14:paraId="5A744A58" w14:textId="25DDFFC0" w:rsidR="42FE5DA5" w:rsidRPr="00DD428E" w:rsidRDefault="42FE5DA5" w:rsidP="42FE5DA5">
            <w:pPr>
              <w:spacing w:after="0"/>
              <w:rPr>
                <w:rFonts w:ascii="Arial" w:eastAsia="Arial" w:hAnsi="Arial" w:cs="Arial"/>
                <w:sz w:val="24"/>
                <w:szCs w:val="24"/>
                <w:lang w:val="es-PE"/>
              </w:rPr>
            </w:pPr>
            <w:r w:rsidRPr="00DD428E">
              <w:rPr>
                <w:rFonts w:ascii="Arial" w:eastAsia="Arial" w:hAnsi="Arial" w:cs="Arial"/>
                <w:sz w:val="24"/>
                <w:szCs w:val="24"/>
                <w:lang w:val="es-PE"/>
              </w:rPr>
              <w:t>Generar reportes exportables (PDF/Excel) de movimientos filtrables por fecha, producto o tipo de movimiento.</w:t>
            </w:r>
          </w:p>
        </w:tc>
      </w:tr>
      <w:tr w:rsidR="42FE5DA5" w:rsidRPr="0095405F" w14:paraId="3A780622" w14:textId="77777777" w:rsidTr="00DD428E">
        <w:trPr>
          <w:trHeight w:val="300"/>
        </w:trPr>
        <w:tc>
          <w:tcPr>
            <w:tcW w:w="735" w:type="dxa"/>
            <w:shd w:val="clear" w:color="auto" w:fill="A8D08D" w:themeFill="accent6" w:themeFillTint="99"/>
            <w:vAlign w:val="center"/>
          </w:tcPr>
          <w:p w14:paraId="1AC671FA" w14:textId="7D6A4BA6" w:rsidR="42FE5DA5" w:rsidRDefault="42FE5DA5" w:rsidP="42FE5DA5">
            <w:pPr>
              <w:spacing w:after="0"/>
              <w:rPr>
                <w:rFonts w:ascii="Arial" w:eastAsia="Arial" w:hAnsi="Arial" w:cs="Arial"/>
                <w:sz w:val="24"/>
                <w:szCs w:val="24"/>
              </w:rPr>
            </w:pPr>
            <w:r w:rsidRPr="42FE5DA5">
              <w:rPr>
                <w:rFonts w:ascii="Arial" w:eastAsia="Arial" w:hAnsi="Arial" w:cs="Arial"/>
                <w:sz w:val="24"/>
                <w:szCs w:val="24"/>
              </w:rPr>
              <w:t>R7</w:t>
            </w:r>
          </w:p>
        </w:tc>
        <w:tc>
          <w:tcPr>
            <w:tcW w:w="1800" w:type="dxa"/>
            <w:shd w:val="clear" w:color="auto" w:fill="A8D08D" w:themeFill="accent6" w:themeFillTint="99"/>
            <w:vAlign w:val="center"/>
          </w:tcPr>
          <w:p w14:paraId="28F57DC9" w14:textId="79C1584D" w:rsidR="42FE5DA5" w:rsidRDefault="42FE5DA5" w:rsidP="42FE5DA5">
            <w:pPr>
              <w:spacing w:after="0"/>
              <w:rPr>
                <w:rFonts w:ascii="Arial" w:eastAsia="Arial" w:hAnsi="Arial" w:cs="Arial"/>
                <w:sz w:val="24"/>
                <w:szCs w:val="24"/>
              </w:rPr>
            </w:pPr>
            <w:r w:rsidRPr="42FE5DA5">
              <w:rPr>
                <w:rFonts w:ascii="Arial" w:eastAsia="Arial" w:hAnsi="Arial" w:cs="Arial"/>
                <w:sz w:val="24"/>
                <w:szCs w:val="24"/>
              </w:rPr>
              <w:t xml:space="preserve">Ver </w:t>
            </w:r>
            <w:proofErr w:type="spellStart"/>
            <w:r w:rsidRPr="42FE5DA5">
              <w:rPr>
                <w:rFonts w:ascii="Arial" w:eastAsia="Arial" w:hAnsi="Arial" w:cs="Arial"/>
                <w:sz w:val="24"/>
                <w:szCs w:val="24"/>
              </w:rPr>
              <w:t>tipos</w:t>
            </w:r>
            <w:proofErr w:type="spellEnd"/>
            <w:r w:rsidRPr="42FE5DA5">
              <w:rPr>
                <w:rFonts w:ascii="Arial" w:eastAsia="Arial" w:hAnsi="Arial" w:cs="Arial"/>
                <w:sz w:val="24"/>
                <w:szCs w:val="24"/>
              </w:rPr>
              <w:t xml:space="preserve"> de </w:t>
            </w:r>
            <w:proofErr w:type="spellStart"/>
            <w:r w:rsidRPr="42FE5DA5">
              <w:rPr>
                <w:rFonts w:ascii="Arial" w:eastAsia="Arial" w:hAnsi="Arial" w:cs="Arial"/>
                <w:sz w:val="24"/>
                <w:szCs w:val="24"/>
              </w:rPr>
              <w:t>movimiento</w:t>
            </w:r>
            <w:proofErr w:type="spellEnd"/>
          </w:p>
        </w:tc>
        <w:tc>
          <w:tcPr>
            <w:tcW w:w="6825" w:type="dxa"/>
            <w:shd w:val="clear" w:color="auto" w:fill="A8D08D" w:themeFill="accent6" w:themeFillTint="99"/>
            <w:vAlign w:val="center"/>
          </w:tcPr>
          <w:p w14:paraId="66463B02" w14:textId="7808AB8F" w:rsidR="42FE5DA5" w:rsidRPr="00DD428E" w:rsidRDefault="42FE5DA5" w:rsidP="42FE5DA5">
            <w:pPr>
              <w:spacing w:after="0"/>
              <w:rPr>
                <w:rFonts w:ascii="Arial" w:eastAsia="Arial" w:hAnsi="Arial" w:cs="Arial"/>
                <w:sz w:val="24"/>
                <w:szCs w:val="24"/>
                <w:lang w:val="es-PE"/>
              </w:rPr>
            </w:pPr>
            <w:r w:rsidRPr="00DD428E">
              <w:rPr>
                <w:rFonts w:ascii="Arial" w:eastAsia="Arial" w:hAnsi="Arial" w:cs="Arial"/>
                <w:sz w:val="24"/>
                <w:szCs w:val="24"/>
                <w:lang w:val="es-PE"/>
              </w:rPr>
              <w:t>Listar los tipos de movimiento existentes (entrada, salida, ajuste).</w:t>
            </w:r>
          </w:p>
        </w:tc>
      </w:tr>
      <w:tr w:rsidR="42FE5DA5" w14:paraId="185EC706" w14:textId="77777777" w:rsidTr="00DD428E">
        <w:trPr>
          <w:trHeight w:val="300"/>
        </w:trPr>
        <w:tc>
          <w:tcPr>
            <w:tcW w:w="735" w:type="dxa"/>
            <w:shd w:val="clear" w:color="auto" w:fill="A8D08D" w:themeFill="accent6" w:themeFillTint="99"/>
            <w:vAlign w:val="center"/>
          </w:tcPr>
          <w:p w14:paraId="0923872E" w14:textId="68983367" w:rsidR="42FE5DA5" w:rsidRDefault="42FE5DA5" w:rsidP="42FE5DA5">
            <w:pPr>
              <w:spacing w:after="0"/>
              <w:rPr>
                <w:rFonts w:ascii="Arial" w:eastAsia="Arial" w:hAnsi="Arial" w:cs="Arial"/>
                <w:sz w:val="24"/>
                <w:szCs w:val="24"/>
              </w:rPr>
            </w:pPr>
            <w:r w:rsidRPr="42FE5DA5">
              <w:rPr>
                <w:rFonts w:ascii="Arial" w:eastAsia="Arial" w:hAnsi="Arial" w:cs="Arial"/>
                <w:sz w:val="24"/>
                <w:szCs w:val="24"/>
              </w:rPr>
              <w:t>R8</w:t>
            </w:r>
          </w:p>
        </w:tc>
        <w:tc>
          <w:tcPr>
            <w:tcW w:w="1800" w:type="dxa"/>
            <w:shd w:val="clear" w:color="auto" w:fill="A8D08D" w:themeFill="accent6" w:themeFillTint="99"/>
            <w:vAlign w:val="center"/>
          </w:tcPr>
          <w:p w14:paraId="1B2734A4" w14:textId="0A3A760E" w:rsidR="42FE5DA5" w:rsidRDefault="42FE5DA5" w:rsidP="42FE5DA5">
            <w:pPr>
              <w:spacing w:after="0"/>
              <w:rPr>
                <w:rFonts w:ascii="Arial" w:eastAsia="Arial" w:hAnsi="Arial" w:cs="Arial"/>
                <w:sz w:val="24"/>
                <w:szCs w:val="24"/>
              </w:rPr>
            </w:pPr>
            <w:proofErr w:type="spellStart"/>
            <w:r w:rsidRPr="42FE5DA5">
              <w:rPr>
                <w:rFonts w:ascii="Arial" w:eastAsia="Arial" w:hAnsi="Arial" w:cs="Arial"/>
                <w:sz w:val="24"/>
                <w:szCs w:val="24"/>
              </w:rPr>
              <w:t>Gestión</w:t>
            </w:r>
            <w:proofErr w:type="spellEnd"/>
            <w:r w:rsidRPr="42FE5DA5">
              <w:rPr>
                <w:rFonts w:ascii="Arial" w:eastAsia="Arial" w:hAnsi="Arial" w:cs="Arial"/>
                <w:sz w:val="24"/>
                <w:szCs w:val="24"/>
              </w:rPr>
              <w:t xml:space="preserve"> de </w:t>
            </w:r>
            <w:proofErr w:type="spellStart"/>
            <w:r w:rsidRPr="42FE5DA5">
              <w:rPr>
                <w:rFonts w:ascii="Arial" w:eastAsia="Arial" w:hAnsi="Arial" w:cs="Arial"/>
                <w:sz w:val="24"/>
                <w:szCs w:val="24"/>
              </w:rPr>
              <w:t>productos</w:t>
            </w:r>
            <w:proofErr w:type="spellEnd"/>
          </w:p>
        </w:tc>
        <w:tc>
          <w:tcPr>
            <w:tcW w:w="6825" w:type="dxa"/>
            <w:shd w:val="clear" w:color="auto" w:fill="A8D08D" w:themeFill="accent6" w:themeFillTint="99"/>
            <w:vAlign w:val="center"/>
          </w:tcPr>
          <w:p w14:paraId="430DB7CE" w14:textId="37A95A2B" w:rsidR="42FE5DA5" w:rsidRDefault="42FE5DA5" w:rsidP="42FE5DA5">
            <w:pPr>
              <w:spacing w:after="0"/>
              <w:rPr>
                <w:rFonts w:ascii="Arial" w:eastAsia="Arial" w:hAnsi="Arial" w:cs="Arial"/>
                <w:sz w:val="24"/>
                <w:szCs w:val="24"/>
              </w:rPr>
            </w:pPr>
            <w:r w:rsidRPr="00DD428E">
              <w:rPr>
                <w:rFonts w:ascii="Arial" w:eastAsia="Arial" w:hAnsi="Arial" w:cs="Arial"/>
                <w:sz w:val="24"/>
                <w:szCs w:val="24"/>
                <w:lang w:val="es-PE"/>
              </w:rPr>
              <w:t xml:space="preserve">CRUD de productos con campos obligatorios: nombre, descripción, precio compra (&gt; 0), precio venta (&gt; 0), stock inicial (≥ 0), categoría válida. </w:t>
            </w:r>
            <w:r w:rsidRPr="42FE5DA5">
              <w:rPr>
                <w:rFonts w:ascii="Arial" w:eastAsia="Arial" w:hAnsi="Arial" w:cs="Arial"/>
                <w:sz w:val="24"/>
                <w:szCs w:val="24"/>
              </w:rPr>
              <w:t xml:space="preserve">No </w:t>
            </w:r>
            <w:proofErr w:type="spellStart"/>
            <w:r w:rsidRPr="42FE5DA5">
              <w:rPr>
                <w:rFonts w:ascii="Arial" w:eastAsia="Arial" w:hAnsi="Arial" w:cs="Arial"/>
                <w:sz w:val="24"/>
                <w:szCs w:val="24"/>
              </w:rPr>
              <w:t>permitir</w:t>
            </w:r>
            <w:proofErr w:type="spellEnd"/>
            <w:r w:rsidRPr="42FE5DA5">
              <w:rPr>
                <w:rFonts w:ascii="Arial" w:eastAsia="Arial" w:hAnsi="Arial" w:cs="Arial"/>
                <w:sz w:val="24"/>
                <w:szCs w:val="24"/>
              </w:rPr>
              <w:t xml:space="preserve"> </w:t>
            </w:r>
            <w:proofErr w:type="spellStart"/>
            <w:r w:rsidRPr="42FE5DA5">
              <w:rPr>
                <w:rFonts w:ascii="Arial" w:eastAsia="Arial" w:hAnsi="Arial" w:cs="Arial"/>
                <w:sz w:val="24"/>
                <w:szCs w:val="24"/>
              </w:rPr>
              <w:t>borrar</w:t>
            </w:r>
            <w:proofErr w:type="spellEnd"/>
            <w:r w:rsidRPr="42FE5DA5">
              <w:rPr>
                <w:rFonts w:ascii="Arial" w:eastAsia="Arial" w:hAnsi="Arial" w:cs="Arial"/>
                <w:sz w:val="24"/>
                <w:szCs w:val="24"/>
              </w:rPr>
              <w:t xml:space="preserve"> </w:t>
            </w:r>
            <w:proofErr w:type="spellStart"/>
            <w:r w:rsidRPr="42FE5DA5">
              <w:rPr>
                <w:rFonts w:ascii="Arial" w:eastAsia="Arial" w:hAnsi="Arial" w:cs="Arial"/>
                <w:sz w:val="24"/>
                <w:szCs w:val="24"/>
              </w:rPr>
              <w:t>si</w:t>
            </w:r>
            <w:proofErr w:type="spellEnd"/>
            <w:r w:rsidRPr="42FE5DA5">
              <w:rPr>
                <w:rFonts w:ascii="Arial" w:eastAsia="Arial" w:hAnsi="Arial" w:cs="Arial"/>
                <w:sz w:val="24"/>
                <w:szCs w:val="24"/>
              </w:rPr>
              <w:t xml:space="preserve"> hay </w:t>
            </w:r>
            <w:proofErr w:type="spellStart"/>
            <w:r w:rsidRPr="42FE5DA5">
              <w:rPr>
                <w:rFonts w:ascii="Arial" w:eastAsia="Arial" w:hAnsi="Arial" w:cs="Arial"/>
                <w:sz w:val="24"/>
                <w:szCs w:val="24"/>
              </w:rPr>
              <w:t>pedidos</w:t>
            </w:r>
            <w:proofErr w:type="spellEnd"/>
            <w:r w:rsidRPr="42FE5DA5">
              <w:rPr>
                <w:rFonts w:ascii="Arial" w:eastAsia="Arial" w:hAnsi="Arial" w:cs="Arial"/>
                <w:sz w:val="24"/>
                <w:szCs w:val="24"/>
              </w:rPr>
              <w:t xml:space="preserve"> o </w:t>
            </w:r>
            <w:proofErr w:type="spellStart"/>
            <w:r w:rsidRPr="42FE5DA5">
              <w:rPr>
                <w:rFonts w:ascii="Arial" w:eastAsia="Arial" w:hAnsi="Arial" w:cs="Arial"/>
                <w:sz w:val="24"/>
                <w:szCs w:val="24"/>
              </w:rPr>
              <w:t>inventarios</w:t>
            </w:r>
            <w:proofErr w:type="spellEnd"/>
            <w:r w:rsidRPr="42FE5DA5">
              <w:rPr>
                <w:rFonts w:ascii="Arial" w:eastAsia="Arial" w:hAnsi="Arial" w:cs="Arial"/>
                <w:sz w:val="24"/>
                <w:szCs w:val="24"/>
              </w:rPr>
              <w:t xml:space="preserve"> </w:t>
            </w:r>
            <w:proofErr w:type="spellStart"/>
            <w:r w:rsidRPr="42FE5DA5">
              <w:rPr>
                <w:rFonts w:ascii="Arial" w:eastAsia="Arial" w:hAnsi="Arial" w:cs="Arial"/>
                <w:sz w:val="24"/>
                <w:szCs w:val="24"/>
              </w:rPr>
              <w:t>asociados</w:t>
            </w:r>
            <w:proofErr w:type="spellEnd"/>
            <w:r w:rsidRPr="42FE5DA5">
              <w:rPr>
                <w:rFonts w:ascii="Arial" w:eastAsia="Arial" w:hAnsi="Arial" w:cs="Arial"/>
                <w:sz w:val="24"/>
                <w:szCs w:val="24"/>
              </w:rPr>
              <w:t>.</w:t>
            </w:r>
          </w:p>
        </w:tc>
      </w:tr>
      <w:tr w:rsidR="42FE5DA5" w:rsidRPr="0095405F" w14:paraId="60E17185" w14:textId="77777777" w:rsidTr="00DD428E">
        <w:trPr>
          <w:trHeight w:val="300"/>
        </w:trPr>
        <w:tc>
          <w:tcPr>
            <w:tcW w:w="735" w:type="dxa"/>
            <w:shd w:val="clear" w:color="auto" w:fill="A8D08D" w:themeFill="accent6" w:themeFillTint="99"/>
            <w:vAlign w:val="center"/>
          </w:tcPr>
          <w:p w14:paraId="786EA8CA" w14:textId="41024282" w:rsidR="42FE5DA5" w:rsidRDefault="42FE5DA5" w:rsidP="42FE5DA5">
            <w:pPr>
              <w:spacing w:after="0"/>
              <w:rPr>
                <w:rFonts w:ascii="Arial" w:eastAsia="Arial" w:hAnsi="Arial" w:cs="Arial"/>
                <w:sz w:val="24"/>
                <w:szCs w:val="24"/>
              </w:rPr>
            </w:pPr>
            <w:r w:rsidRPr="42FE5DA5">
              <w:rPr>
                <w:rFonts w:ascii="Arial" w:eastAsia="Arial" w:hAnsi="Arial" w:cs="Arial"/>
                <w:sz w:val="24"/>
                <w:szCs w:val="24"/>
              </w:rPr>
              <w:lastRenderedPageBreak/>
              <w:t>R9</w:t>
            </w:r>
          </w:p>
        </w:tc>
        <w:tc>
          <w:tcPr>
            <w:tcW w:w="1800" w:type="dxa"/>
            <w:shd w:val="clear" w:color="auto" w:fill="A8D08D" w:themeFill="accent6" w:themeFillTint="99"/>
            <w:vAlign w:val="center"/>
          </w:tcPr>
          <w:p w14:paraId="2D204594" w14:textId="21A645A6" w:rsidR="42FE5DA5" w:rsidRDefault="42FE5DA5" w:rsidP="42FE5DA5">
            <w:pPr>
              <w:spacing w:after="0"/>
              <w:rPr>
                <w:rFonts w:ascii="Arial" w:eastAsia="Arial" w:hAnsi="Arial" w:cs="Arial"/>
                <w:sz w:val="24"/>
                <w:szCs w:val="24"/>
              </w:rPr>
            </w:pPr>
            <w:proofErr w:type="spellStart"/>
            <w:r w:rsidRPr="42FE5DA5">
              <w:rPr>
                <w:rFonts w:ascii="Arial" w:eastAsia="Arial" w:hAnsi="Arial" w:cs="Arial"/>
                <w:sz w:val="24"/>
                <w:szCs w:val="24"/>
              </w:rPr>
              <w:t>Gestión</w:t>
            </w:r>
            <w:proofErr w:type="spellEnd"/>
            <w:r w:rsidRPr="42FE5DA5">
              <w:rPr>
                <w:rFonts w:ascii="Arial" w:eastAsia="Arial" w:hAnsi="Arial" w:cs="Arial"/>
                <w:sz w:val="24"/>
                <w:szCs w:val="24"/>
              </w:rPr>
              <w:t xml:space="preserve"> de </w:t>
            </w:r>
            <w:proofErr w:type="spellStart"/>
            <w:r w:rsidRPr="42FE5DA5">
              <w:rPr>
                <w:rFonts w:ascii="Arial" w:eastAsia="Arial" w:hAnsi="Arial" w:cs="Arial"/>
                <w:sz w:val="24"/>
                <w:szCs w:val="24"/>
              </w:rPr>
              <w:t>proveedores</w:t>
            </w:r>
            <w:proofErr w:type="spellEnd"/>
          </w:p>
        </w:tc>
        <w:tc>
          <w:tcPr>
            <w:tcW w:w="6825" w:type="dxa"/>
            <w:shd w:val="clear" w:color="auto" w:fill="A8D08D" w:themeFill="accent6" w:themeFillTint="99"/>
            <w:vAlign w:val="center"/>
          </w:tcPr>
          <w:p w14:paraId="00E3821F" w14:textId="47903E94" w:rsidR="42FE5DA5" w:rsidRPr="00DD428E" w:rsidRDefault="42FE5DA5" w:rsidP="42FE5DA5">
            <w:pPr>
              <w:spacing w:after="0"/>
              <w:rPr>
                <w:rFonts w:ascii="Arial" w:eastAsia="Arial" w:hAnsi="Arial" w:cs="Arial"/>
                <w:sz w:val="24"/>
                <w:szCs w:val="24"/>
                <w:lang w:val="es-PE"/>
              </w:rPr>
            </w:pPr>
            <w:r w:rsidRPr="00DD428E">
              <w:rPr>
                <w:rFonts w:ascii="Arial" w:eastAsia="Arial" w:hAnsi="Arial" w:cs="Arial"/>
                <w:sz w:val="24"/>
                <w:szCs w:val="24"/>
                <w:lang w:val="es-PE"/>
              </w:rPr>
              <w:t>CRUD de proveedores (nombre, dirección, contacto), con validación de no duplicados y restricción de eliminación si existen pedidos activos.</w:t>
            </w:r>
          </w:p>
        </w:tc>
      </w:tr>
      <w:tr w:rsidR="42FE5DA5" w:rsidRPr="0095405F" w14:paraId="70503511" w14:textId="77777777" w:rsidTr="00DD428E">
        <w:trPr>
          <w:trHeight w:val="300"/>
        </w:trPr>
        <w:tc>
          <w:tcPr>
            <w:tcW w:w="735" w:type="dxa"/>
            <w:shd w:val="clear" w:color="auto" w:fill="FFE599" w:themeFill="accent4" w:themeFillTint="66"/>
            <w:vAlign w:val="center"/>
          </w:tcPr>
          <w:p w14:paraId="5B12FD54" w14:textId="6855B3DC" w:rsidR="42FE5DA5" w:rsidRDefault="42FE5DA5" w:rsidP="42FE5DA5">
            <w:pPr>
              <w:spacing w:after="0"/>
              <w:rPr>
                <w:rFonts w:ascii="Arial" w:eastAsia="Arial" w:hAnsi="Arial" w:cs="Arial"/>
                <w:sz w:val="24"/>
                <w:szCs w:val="24"/>
              </w:rPr>
            </w:pPr>
            <w:r w:rsidRPr="42FE5DA5">
              <w:rPr>
                <w:rFonts w:ascii="Arial" w:eastAsia="Arial" w:hAnsi="Arial" w:cs="Arial"/>
                <w:sz w:val="24"/>
                <w:szCs w:val="24"/>
              </w:rPr>
              <w:t>R10</w:t>
            </w:r>
          </w:p>
        </w:tc>
        <w:tc>
          <w:tcPr>
            <w:tcW w:w="1800" w:type="dxa"/>
            <w:shd w:val="clear" w:color="auto" w:fill="FFE599" w:themeFill="accent4" w:themeFillTint="66"/>
            <w:vAlign w:val="center"/>
          </w:tcPr>
          <w:p w14:paraId="217C1849" w14:textId="499A87C2" w:rsidR="42FE5DA5" w:rsidRDefault="42FE5DA5" w:rsidP="42FE5DA5">
            <w:pPr>
              <w:spacing w:after="0"/>
              <w:rPr>
                <w:rFonts w:ascii="Arial" w:eastAsia="Arial" w:hAnsi="Arial" w:cs="Arial"/>
                <w:sz w:val="24"/>
                <w:szCs w:val="24"/>
              </w:rPr>
            </w:pPr>
            <w:proofErr w:type="spellStart"/>
            <w:r w:rsidRPr="42FE5DA5">
              <w:rPr>
                <w:rFonts w:ascii="Arial" w:eastAsia="Arial" w:hAnsi="Arial" w:cs="Arial"/>
                <w:sz w:val="24"/>
                <w:szCs w:val="24"/>
              </w:rPr>
              <w:t>Aprobación</w:t>
            </w:r>
            <w:proofErr w:type="spellEnd"/>
            <w:r w:rsidRPr="42FE5DA5">
              <w:rPr>
                <w:rFonts w:ascii="Arial" w:eastAsia="Arial" w:hAnsi="Arial" w:cs="Arial"/>
                <w:sz w:val="24"/>
                <w:szCs w:val="24"/>
              </w:rPr>
              <w:t xml:space="preserve"> de </w:t>
            </w:r>
            <w:proofErr w:type="spellStart"/>
            <w:r w:rsidRPr="42FE5DA5">
              <w:rPr>
                <w:rFonts w:ascii="Arial" w:eastAsia="Arial" w:hAnsi="Arial" w:cs="Arial"/>
                <w:sz w:val="24"/>
                <w:szCs w:val="24"/>
              </w:rPr>
              <w:t>pedidos</w:t>
            </w:r>
            <w:proofErr w:type="spellEnd"/>
          </w:p>
        </w:tc>
        <w:tc>
          <w:tcPr>
            <w:tcW w:w="6825" w:type="dxa"/>
            <w:shd w:val="clear" w:color="auto" w:fill="FFE599" w:themeFill="accent4" w:themeFillTint="66"/>
            <w:vAlign w:val="center"/>
          </w:tcPr>
          <w:p w14:paraId="1316CD28" w14:textId="5C99CC3F" w:rsidR="42FE5DA5" w:rsidRPr="00DD428E" w:rsidRDefault="42FE5DA5" w:rsidP="42FE5DA5">
            <w:pPr>
              <w:spacing w:after="0"/>
              <w:rPr>
                <w:rFonts w:ascii="Arial" w:eastAsia="Arial" w:hAnsi="Arial" w:cs="Arial"/>
                <w:sz w:val="24"/>
                <w:szCs w:val="24"/>
                <w:lang w:val="es-PE"/>
              </w:rPr>
            </w:pPr>
            <w:r w:rsidRPr="00DD428E">
              <w:rPr>
                <w:rFonts w:ascii="Arial" w:eastAsia="Arial" w:hAnsi="Arial" w:cs="Arial"/>
                <w:sz w:val="24"/>
                <w:szCs w:val="24"/>
                <w:lang w:val="es-PE"/>
              </w:rPr>
              <w:t>- Sólo el auxiliar puede crear (“Pendiente”).</w:t>
            </w:r>
            <w:r w:rsidRPr="00DD428E">
              <w:rPr>
                <w:lang w:val="es-PE"/>
              </w:rPr>
              <w:br/>
            </w:r>
            <w:r w:rsidRPr="00DD428E">
              <w:rPr>
                <w:rFonts w:ascii="Arial" w:eastAsia="Arial" w:hAnsi="Arial" w:cs="Arial"/>
                <w:sz w:val="24"/>
                <w:szCs w:val="24"/>
                <w:lang w:val="es-PE"/>
              </w:rPr>
              <w:t xml:space="preserve"> - Sólo el jefe puede aprobar o rechazar.</w:t>
            </w:r>
            <w:r w:rsidRPr="00DD428E">
              <w:rPr>
                <w:lang w:val="es-PE"/>
              </w:rPr>
              <w:br/>
            </w:r>
            <w:r w:rsidRPr="00DD428E">
              <w:rPr>
                <w:rFonts w:ascii="Arial" w:eastAsia="Arial" w:hAnsi="Arial" w:cs="Arial"/>
                <w:sz w:val="24"/>
                <w:szCs w:val="24"/>
                <w:lang w:val="es-PE"/>
              </w:rPr>
              <w:t xml:space="preserve"> - Tras aprobación/rechazo, notificar al solicitante.</w:t>
            </w:r>
            <w:r w:rsidRPr="00DD428E">
              <w:rPr>
                <w:lang w:val="es-PE"/>
              </w:rPr>
              <w:br/>
            </w:r>
            <w:r w:rsidRPr="00DD428E">
              <w:rPr>
                <w:rFonts w:ascii="Arial" w:eastAsia="Arial" w:hAnsi="Arial" w:cs="Arial"/>
                <w:sz w:val="24"/>
                <w:szCs w:val="24"/>
                <w:lang w:val="es-PE"/>
              </w:rPr>
              <w:t xml:space="preserve"> - No permitir eliminar pedidos “Pendientes” hasta que se resuelvan.</w:t>
            </w:r>
          </w:p>
        </w:tc>
      </w:tr>
      <w:tr w:rsidR="42FE5DA5" w:rsidRPr="0095405F" w14:paraId="0537802C" w14:textId="77777777" w:rsidTr="00DD428E">
        <w:trPr>
          <w:trHeight w:val="300"/>
        </w:trPr>
        <w:tc>
          <w:tcPr>
            <w:tcW w:w="735" w:type="dxa"/>
            <w:shd w:val="clear" w:color="auto" w:fill="FFE599" w:themeFill="accent4" w:themeFillTint="66"/>
            <w:vAlign w:val="center"/>
          </w:tcPr>
          <w:p w14:paraId="6B393A22" w14:textId="3F6F2D9E" w:rsidR="42FE5DA5" w:rsidRDefault="42FE5DA5" w:rsidP="42FE5DA5">
            <w:pPr>
              <w:spacing w:after="0"/>
              <w:rPr>
                <w:rFonts w:ascii="Arial" w:eastAsia="Arial" w:hAnsi="Arial" w:cs="Arial"/>
                <w:sz w:val="24"/>
                <w:szCs w:val="24"/>
              </w:rPr>
            </w:pPr>
            <w:r w:rsidRPr="42FE5DA5">
              <w:rPr>
                <w:rFonts w:ascii="Arial" w:eastAsia="Arial" w:hAnsi="Arial" w:cs="Arial"/>
                <w:sz w:val="24"/>
                <w:szCs w:val="24"/>
              </w:rPr>
              <w:t>R11</w:t>
            </w:r>
          </w:p>
        </w:tc>
        <w:tc>
          <w:tcPr>
            <w:tcW w:w="1800" w:type="dxa"/>
            <w:shd w:val="clear" w:color="auto" w:fill="FFE599" w:themeFill="accent4" w:themeFillTint="66"/>
            <w:vAlign w:val="center"/>
          </w:tcPr>
          <w:p w14:paraId="4AA447A7" w14:textId="593B5C9F" w:rsidR="42FE5DA5" w:rsidRDefault="42FE5DA5" w:rsidP="42FE5DA5">
            <w:pPr>
              <w:spacing w:after="0"/>
              <w:rPr>
                <w:rFonts w:ascii="Arial" w:eastAsia="Arial" w:hAnsi="Arial" w:cs="Arial"/>
                <w:sz w:val="24"/>
                <w:szCs w:val="24"/>
              </w:rPr>
            </w:pPr>
            <w:proofErr w:type="spellStart"/>
            <w:r w:rsidRPr="42FE5DA5">
              <w:rPr>
                <w:rFonts w:ascii="Arial" w:eastAsia="Arial" w:hAnsi="Arial" w:cs="Arial"/>
                <w:sz w:val="24"/>
                <w:szCs w:val="24"/>
              </w:rPr>
              <w:t>Visualización</w:t>
            </w:r>
            <w:proofErr w:type="spellEnd"/>
            <w:r w:rsidRPr="42FE5DA5">
              <w:rPr>
                <w:rFonts w:ascii="Arial" w:eastAsia="Arial" w:hAnsi="Arial" w:cs="Arial"/>
                <w:sz w:val="24"/>
                <w:szCs w:val="24"/>
              </w:rPr>
              <w:t xml:space="preserve"> de stock actual</w:t>
            </w:r>
          </w:p>
        </w:tc>
        <w:tc>
          <w:tcPr>
            <w:tcW w:w="6825" w:type="dxa"/>
            <w:shd w:val="clear" w:color="auto" w:fill="FFE599" w:themeFill="accent4" w:themeFillTint="66"/>
            <w:vAlign w:val="center"/>
          </w:tcPr>
          <w:p w14:paraId="5CB8F2B1" w14:textId="780C3A39" w:rsidR="42FE5DA5" w:rsidRPr="00DD428E" w:rsidRDefault="42FE5DA5" w:rsidP="42FE5DA5">
            <w:pPr>
              <w:spacing w:after="0"/>
              <w:rPr>
                <w:rFonts w:ascii="Arial" w:eastAsia="Arial" w:hAnsi="Arial" w:cs="Arial"/>
                <w:sz w:val="24"/>
                <w:szCs w:val="24"/>
                <w:lang w:val="es-PE"/>
              </w:rPr>
            </w:pPr>
            <w:r w:rsidRPr="00DD428E">
              <w:rPr>
                <w:rFonts w:ascii="Arial" w:eastAsia="Arial" w:hAnsi="Arial" w:cs="Arial"/>
                <w:sz w:val="24"/>
                <w:szCs w:val="24"/>
                <w:lang w:val="es-PE"/>
              </w:rPr>
              <w:t>Mostrar listado de productos con stock actual, con paginación (20 ítems/página), filtros por categoría y nombre, y tiempo de respuesta &lt; 1 s.</w:t>
            </w:r>
          </w:p>
        </w:tc>
      </w:tr>
      <w:tr w:rsidR="42FE5DA5" w:rsidRPr="0095405F" w14:paraId="2E3D2EB7" w14:textId="77777777" w:rsidTr="00DD428E">
        <w:trPr>
          <w:trHeight w:val="300"/>
        </w:trPr>
        <w:tc>
          <w:tcPr>
            <w:tcW w:w="735" w:type="dxa"/>
            <w:shd w:val="clear" w:color="auto" w:fill="C5E0B3" w:themeFill="accent6" w:themeFillTint="66"/>
            <w:vAlign w:val="center"/>
          </w:tcPr>
          <w:p w14:paraId="0E148A34" w14:textId="7DD23F9A" w:rsidR="42FE5DA5" w:rsidRDefault="42FE5DA5" w:rsidP="42FE5DA5">
            <w:pPr>
              <w:spacing w:after="0"/>
              <w:rPr>
                <w:rFonts w:ascii="Arial" w:eastAsia="Arial" w:hAnsi="Arial" w:cs="Arial"/>
                <w:sz w:val="24"/>
                <w:szCs w:val="24"/>
              </w:rPr>
            </w:pPr>
            <w:r w:rsidRPr="42FE5DA5">
              <w:rPr>
                <w:rFonts w:ascii="Arial" w:eastAsia="Arial" w:hAnsi="Arial" w:cs="Arial"/>
                <w:sz w:val="24"/>
                <w:szCs w:val="24"/>
              </w:rPr>
              <w:t>R12</w:t>
            </w:r>
          </w:p>
        </w:tc>
        <w:tc>
          <w:tcPr>
            <w:tcW w:w="1800" w:type="dxa"/>
            <w:shd w:val="clear" w:color="auto" w:fill="C5E0B3" w:themeFill="accent6" w:themeFillTint="66"/>
            <w:vAlign w:val="center"/>
          </w:tcPr>
          <w:p w14:paraId="32196B87" w14:textId="019C5411" w:rsidR="42FE5DA5" w:rsidRDefault="42FE5DA5" w:rsidP="42FE5DA5">
            <w:pPr>
              <w:spacing w:after="0"/>
              <w:rPr>
                <w:rFonts w:ascii="Arial" w:eastAsia="Arial" w:hAnsi="Arial" w:cs="Arial"/>
                <w:sz w:val="24"/>
                <w:szCs w:val="24"/>
              </w:rPr>
            </w:pPr>
            <w:proofErr w:type="spellStart"/>
            <w:r w:rsidRPr="42FE5DA5">
              <w:rPr>
                <w:rFonts w:ascii="Arial" w:eastAsia="Arial" w:hAnsi="Arial" w:cs="Arial"/>
                <w:sz w:val="24"/>
                <w:szCs w:val="24"/>
              </w:rPr>
              <w:t>Gestión</w:t>
            </w:r>
            <w:proofErr w:type="spellEnd"/>
            <w:r w:rsidRPr="42FE5DA5">
              <w:rPr>
                <w:rFonts w:ascii="Arial" w:eastAsia="Arial" w:hAnsi="Arial" w:cs="Arial"/>
                <w:sz w:val="24"/>
                <w:szCs w:val="24"/>
              </w:rPr>
              <w:t xml:space="preserve"> de </w:t>
            </w:r>
            <w:proofErr w:type="spellStart"/>
            <w:r w:rsidRPr="42FE5DA5">
              <w:rPr>
                <w:rFonts w:ascii="Arial" w:eastAsia="Arial" w:hAnsi="Arial" w:cs="Arial"/>
                <w:sz w:val="24"/>
                <w:szCs w:val="24"/>
              </w:rPr>
              <w:t>empleados</w:t>
            </w:r>
            <w:proofErr w:type="spellEnd"/>
          </w:p>
        </w:tc>
        <w:tc>
          <w:tcPr>
            <w:tcW w:w="6825" w:type="dxa"/>
            <w:shd w:val="clear" w:color="auto" w:fill="C5E0B3" w:themeFill="accent6" w:themeFillTint="66"/>
            <w:vAlign w:val="center"/>
          </w:tcPr>
          <w:p w14:paraId="4D349B34" w14:textId="1DC8D2A8" w:rsidR="42FE5DA5" w:rsidRPr="00DD428E" w:rsidRDefault="42FE5DA5" w:rsidP="42FE5DA5">
            <w:pPr>
              <w:spacing w:after="0"/>
              <w:rPr>
                <w:rFonts w:ascii="Arial" w:eastAsia="Arial" w:hAnsi="Arial" w:cs="Arial"/>
                <w:sz w:val="24"/>
                <w:szCs w:val="24"/>
                <w:lang w:val="es-PE"/>
              </w:rPr>
            </w:pPr>
            <w:r w:rsidRPr="00DD428E">
              <w:rPr>
                <w:rFonts w:ascii="Arial" w:eastAsia="Arial" w:hAnsi="Arial" w:cs="Arial"/>
                <w:sz w:val="24"/>
                <w:szCs w:val="24"/>
                <w:lang w:val="es-PE"/>
              </w:rPr>
              <w:t>CRUD de empleados, asignación de roles y permisos.</w:t>
            </w:r>
          </w:p>
        </w:tc>
      </w:tr>
      <w:tr w:rsidR="42FE5DA5" w:rsidRPr="0095405F" w14:paraId="45F2C45C" w14:textId="77777777" w:rsidTr="00DD428E">
        <w:trPr>
          <w:trHeight w:val="300"/>
        </w:trPr>
        <w:tc>
          <w:tcPr>
            <w:tcW w:w="735" w:type="dxa"/>
            <w:shd w:val="clear" w:color="auto" w:fill="C5E0B3" w:themeFill="accent6" w:themeFillTint="66"/>
            <w:vAlign w:val="center"/>
          </w:tcPr>
          <w:p w14:paraId="32868B43" w14:textId="3B2633AE" w:rsidR="42FE5DA5" w:rsidRDefault="42FE5DA5" w:rsidP="42FE5DA5">
            <w:pPr>
              <w:spacing w:after="0"/>
              <w:rPr>
                <w:rFonts w:ascii="Arial" w:eastAsia="Arial" w:hAnsi="Arial" w:cs="Arial"/>
                <w:sz w:val="24"/>
                <w:szCs w:val="24"/>
              </w:rPr>
            </w:pPr>
            <w:r w:rsidRPr="2138B1AC">
              <w:rPr>
                <w:rFonts w:ascii="Arial" w:eastAsia="Arial" w:hAnsi="Arial" w:cs="Arial"/>
                <w:sz w:val="24"/>
                <w:szCs w:val="24"/>
              </w:rPr>
              <w:t>R1</w:t>
            </w:r>
            <w:r w:rsidR="115C7F36" w:rsidRPr="2138B1AC">
              <w:rPr>
                <w:rFonts w:ascii="Arial" w:eastAsia="Arial" w:hAnsi="Arial" w:cs="Arial"/>
                <w:sz w:val="24"/>
                <w:szCs w:val="24"/>
              </w:rPr>
              <w:t>3</w:t>
            </w:r>
          </w:p>
        </w:tc>
        <w:tc>
          <w:tcPr>
            <w:tcW w:w="1800" w:type="dxa"/>
            <w:shd w:val="clear" w:color="auto" w:fill="C5E0B3" w:themeFill="accent6" w:themeFillTint="66"/>
            <w:vAlign w:val="center"/>
          </w:tcPr>
          <w:p w14:paraId="7026939F" w14:textId="7B0AF614" w:rsidR="42FE5DA5" w:rsidRDefault="42FE5DA5" w:rsidP="42FE5DA5">
            <w:pPr>
              <w:spacing w:after="0"/>
              <w:rPr>
                <w:rFonts w:ascii="Arial" w:eastAsia="Arial" w:hAnsi="Arial" w:cs="Arial"/>
                <w:sz w:val="24"/>
                <w:szCs w:val="24"/>
              </w:rPr>
            </w:pPr>
            <w:proofErr w:type="spellStart"/>
            <w:r w:rsidRPr="42FE5DA5">
              <w:rPr>
                <w:rFonts w:ascii="Arial" w:eastAsia="Arial" w:hAnsi="Arial" w:cs="Arial"/>
                <w:sz w:val="24"/>
                <w:szCs w:val="24"/>
              </w:rPr>
              <w:t>Gestión</w:t>
            </w:r>
            <w:proofErr w:type="spellEnd"/>
            <w:r w:rsidRPr="42FE5DA5">
              <w:rPr>
                <w:rFonts w:ascii="Arial" w:eastAsia="Arial" w:hAnsi="Arial" w:cs="Arial"/>
                <w:sz w:val="24"/>
                <w:szCs w:val="24"/>
              </w:rPr>
              <w:t xml:space="preserve"> de </w:t>
            </w:r>
            <w:proofErr w:type="spellStart"/>
            <w:r w:rsidRPr="42FE5DA5">
              <w:rPr>
                <w:rFonts w:ascii="Arial" w:eastAsia="Arial" w:hAnsi="Arial" w:cs="Arial"/>
                <w:sz w:val="24"/>
                <w:szCs w:val="24"/>
              </w:rPr>
              <w:t>categorías</w:t>
            </w:r>
            <w:proofErr w:type="spellEnd"/>
          </w:p>
        </w:tc>
        <w:tc>
          <w:tcPr>
            <w:tcW w:w="6825" w:type="dxa"/>
            <w:shd w:val="clear" w:color="auto" w:fill="C5E0B3" w:themeFill="accent6" w:themeFillTint="66"/>
            <w:vAlign w:val="center"/>
          </w:tcPr>
          <w:p w14:paraId="2423FD51" w14:textId="3E233E07" w:rsidR="42FE5DA5" w:rsidRPr="00DD428E" w:rsidRDefault="42FE5DA5" w:rsidP="42FE5DA5">
            <w:pPr>
              <w:spacing w:after="0"/>
              <w:rPr>
                <w:rFonts w:ascii="Arial" w:eastAsia="Arial" w:hAnsi="Arial" w:cs="Arial"/>
                <w:sz w:val="24"/>
                <w:szCs w:val="24"/>
                <w:lang w:val="es-PE"/>
              </w:rPr>
            </w:pPr>
            <w:r w:rsidRPr="00DD428E">
              <w:rPr>
                <w:rFonts w:ascii="Arial" w:eastAsia="Arial" w:hAnsi="Arial" w:cs="Arial"/>
                <w:sz w:val="24"/>
                <w:szCs w:val="24"/>
                <w:lang w:val="es-PE"/>
              </w:rPr>
              <w:t>CRUD de categorías (nombre único), sin permitir eliminar si existen productos asignados.</w:t>
            </w:r>
          </w:p>
        </w:tc>
      </w:tr>
      <w:tr w:rsidR="42FE5DA5" w:rsidRPr="0095405F" w14:paraId="57CED7A8" w14:textId="77777777" w:rsidTr="00DD428E">
        <w:trPr>
          <w:trHeight w:val="300"/>
        </w:trPr>
        <w:tc>
          <w:tcPr>
            <w:tcW w:w="735" w:type="dxa"/>
            <w:shd w:val="clear" w:color="auto" w:fill="FFE599" w:themeFill="accent4" w:themeFillTint="66"/>
            <w:vAlign w:val="center"/>
          </w:tcPr>
          <w:p w14:paraId="3391162A" w14:textId="2A8E7FD6" w:rsidR="42FE5DA5" w:rsidRDefault="42FE5DA5" w:rsidP="42FE5DA5">
            <w:pPr>
              <w:spacing w:after="0"/>
              <w:rPr>
                <w:rFonts w:ascii="Arial" w:eastAsia="Arial" w:hAnsi="Arial" w:cs="Arial"/>
                <w:sz w:val="24"/>
                <w:szCs w:val="24"/>
              </w:rPr>
            </w:pPr>
            <w:r w:rsidRPr="2138B1AC">
              <w:rPr>
                <w:rFonts w:ascii="Arial" w:eastAsia="Arial" w:hAnsi="Arial" w:cs="Arial"/>
                <w:sz w:val="24"/>
                <w:szCs w:val="24"/>
              </w:rPr>
              <w:t>R1</w:t>
            </w:r>
            <w:r w:rsidR="11811CFF" w:rsidRPr="2138B1AC">
              <w:rPr>
                <w:rFonts w:ascii="Arial" w:eastAsia="Arial" w:hAnsi="Arial" w:cs="Arial"/>
                <w:sz w:val="24"/>
                <w:szCs w:val="24"/>
              </w:rPr>
              <w:t>4</w:t>
            </w:r>
          </w:p>
        </w:tc>
        <w:tc>
          <w:tcPr>
            <w:tcW w:w="1800" w:type="dxa"/>
            <w:shd w:val="clear" w:color="auto" w:fill="FFE599" w:themeFill="accent4" w:themeFillTint="66"/>
            <w:vAlign w:val="center"/>
          </w:tcPr>
          <w:p w14:paraId="1F20707B" w14:textId="255804FE" w:rsidR="42FE5DA5" w:rsidRPr="00DD428E" w:rsidRDefault="42FE5DA5" w:rsidP="42FE5DA5">
            <w:pPr>
              <w:spacing w:after="0"/>
              <w:rPr>
                <w:rFonts w:ascii="Arial" w:eastAsia="Arial" w:hAnsi="Arial" w:cs="Arial"/>
                <w:sz w:val="24"/>
                <w:szCs w:val="24"/>
                <w:lang w:val="es-PE"/>
              </w:rPr>
            </w:pPr>
            <w:r w:rsidRPr="00DD428E">
              <w:rPr>
                <w:rFonts w:ascii="Arial" w:eastAsia="Arial" w:hAnsi="Arial" w:cs="Arial"/>
                <w:sz w:val="24"/>
                <w:szCs w:val="24"/>
                <w:lang w:val="es-PE"/>
              </w:rPr>
              <w:t>Edición de estado de pedidos</w:t>
            </w:r>
          </w:p>
        </w:tc>
        <w:tc>
          <w:tcPr>
            <w:tcW w:w="6825" w:type="dxa"/>
            <w:shd w:val="clear" w:color="auto" w:fill="FFE599" w:themeFill="accent4" w:themeFillTint="66"/>
            <w:vAlign w:val="center"/>
          </w:tcPr>
          <w:p w14:paraId="11E28D08" w14:textId="071925FC" w:rsidR="42FE5DA5" w:rsidRPr="00DD428E" w:rsidRDefault="42FE5DA5" w:rsidP="42FE5DA5">
            <w:pPr>
              <w:spacing w:after="0"/>
              <w:rPr>
                <w:rFonts w:ascii="Arial" w:eastAsia="Arial" w:hAnsi="Arial" w:cs="Arial"/>
                <w:sz w:val="24"/>
                <w:szCs w:val="24"/>
                <w:lang w:val="es-PE"/>
              </w:rPr>
            </w:pPr>
            <w:r w:rsidRPr="00DD428E">
              <w:rPr>
                <w:rFonts w:ascii="Arial" w:eastAsia="Arial" w:hAnsi="Arial" w:cs="Arial"/>
                <w:sz w:val="24"/>
                <w:szCs w:val="24"/>
                <w:lang w:val="es-PE"/>
              </w:rPr>
              <w:t>Permitir cambiar manualmente el estado de un pedido (p.ej. a “Enviado”, “Entregado”), con confirmación y registro en historial.</w:t>
            </w:r>
          </w:p>
        </w:tc>
      </w:tr>
      <w:tr w:rsidR="42FE5DA5" w:rsidRPr="0095405F" w14:paraId="48C167FD" w14:textId="77777777" w:rsidTr="00DD428E">
        <w:trPr>
          <w:trHeight w:val="300"/>
        </w:trPr>
        <w:tc>
          <w:tcPr>
            <w:tcW w:w="735" w:type="dxa"/>
            <w:shd w:val="clear" w:color="auto" w:fill="FFE599" w:themeFill="accent4" w:themeFillTint="66"/>
            <w:vAlign w:val="center"/>
          </w:tcPr>
          <w:p w14:paraId="4DC7D13A" w14:textId="6E0FABDF" w:rsidR="42FE5DA5" w:rsidRDefault="42FE5DA5" w:rsidP="42FE5DA5">
            <w:pPr>
              <w:spacing w:after="0"/>
              <w:rPr>
                <w:rFonts w:ascii="Arial" w:eastAsia="Arial" w:hAnsi="Arial" w:cs="Arial"/>
                <w:sz w:val="24"/>
                <w:szCs w:val="24"/>
              </w:rPr>
            </w:pPr>
            <w:r w:rsidRPr="2138B1AC">
              <w:rPr>
                <w:rFonts w:ascii="Arial" w:eastAsia="Arial" w:hAnsi="Arial" w:cs="Arial"/>
                <w:sz w:val="24"/>
                <w:szCs w:val="24"/>
              </w:rPr>
              <w:t>R1</w:t>
            </w:r>
            <w:r w:rsidR="1CD3992B" w:rsidRPr="2138B1AC">
              <w:rPr>
                <w:rFonts w:ascii="Arial" w:eastAsia="Arial" w:hAnsi="Arial" w:cs="Arial"/>
                <w:sz w:val="24"/>
                <w:szCs w:val="24"/>
              </w:rPr>
              <w:t>5</w:t>
            </w:r>
          </w:p>
        </w:tc>
        <w:tc>
          <w:tcPr>
            <w:tcW w:w="1800" w:type="dxa"/>
            <w:shd w:val="clear" w:color="auto" w:fill="FFE599" w:themeFill="accent4" w:themeFillTint="66"/>
            <w:vAlign w:val="center"/>
          </w:tcPr>
          <w:p w14:paraId="6930F8FD" w14:textId="7A5D814F" w:rsidR="42FE5DA5" w:rsidRPr="00DD428E" w:rsidRDefault="42FE5DA5" w:rsidP="42FE5DA5">
            <w:pPr>
              <w:spacing w:after="0"/>
              <w:rPr>
                <w:rFonts w:ascii="Arial" w:eastAsia="Arial" w:hAnsi="Arial" w:cs="Arial"/>
                <w:sz w:val="24"/>
                <w:szCs w:val="24"/>
                <w:lang w:val="es-PE"/>
              </w:rPr>
            </w:pPr>
            <w:r w:rsidRPr="00DD428E">
              <w:rPr>
                <w:rFonts w:ascii="Arial" w:eastAsia="Arial" w:hAnsi="Arial" w:cs="Arial"/>
                <w:sz w:val="24"/>
                <w:szCs w:val="24"/>
                <w:lang w:val="es-PE"/>
              </w:rPr>
              <w:t>Registro de pagos por administrador</w:t>
            </w:r>
          </w:p>
        </w:tc>
        <w:tc>
          <w:tcPr>
            <w:tcW w:w="6825" w:type="dxa"/>
            <w:shd w:val="clear" w:color="auto" w:fill="FFE599" w:themeFill="accent4" w:themeFillTint="66"/>
            <w:vAlign w:val="center"/>
          </w:tcPr>
          <w:p w14:paraId="4F39B7CC" w14:textId="002BC48E" w:rsidR="42FE5DA5" w:rsidRPr="00DD428E" w:rsidRDefault="42FE5DA5" w:rsidP="42FE5DA5">
            <w:pPr>
              <w:spacing w:after="0"/>
              <w:rPr>
                <w:rFonts w:ascii="Arial" w:eastAsia="Arial" w:hAnsi="Arial" w:cs="Arial"/>
                <w:sz w:val="24"/>
                <w:szCs w:val="24"/>
                <w:lang w:val="es-PE"/>
              </w:rPr>
            </w:pPr>
            <w:r w:rsidRPr="00DD428E">
              <w:rPr>
                <w:rFonts w:ascii="Arial" w:eastAsia="Arial" w:hAnsi="Arial" w:cs="Arial"/>
                <w:sz w:val="24"/>
                <w:szCs w:val="24"/>
                <w:lang w:val="es-PE"/>
              </w:rPr>
              <w:t>Sólo el administrador puede registrar pagos en masa o ajustes de pago, con auditoría de usuario y fecha.</w:t>
            </w:r>
          </w:p>
        </w:tc>
      </w:tr>
    </w:tbl>
    <w:p w14:paraId="1585A26E" w14:textId="11187B07" w:rsidR="23BD0EF6" w:rsidRDefault="23BD0EF6" w:rsidP="582477C8">
      <w:pPr>
        <w:spacing w:after="0" w:line="257" w:lineRule="auto"/>
        <w:rPr>
          <w:rFonts w:ascii="Arial" w:eastAsia="Arial" w:hAnsi="Arial" w:cs="Arial"/>
          <w:color w:val="000000" w:themeColor="text1"/>
          <w:lang w:val="es-ES"/>
        </w:rPr>
      </w:pPr>
    </w:p>
    <w:p w14:paraId="5415065D" w14:textId="0FC27862" w:rsidR="376A7F38" w:rsidRDefault="376A7F38" w:rsidP="42FE5DA5">
      <w:pPr>
        <w:spacing w:before="240" w:after="240"/>
      </w:pPr>
      <w:r w:rsidRPr="42FE5DA5">
        <w:rPr>
          <w:rFonts w:ascii="Calibri" w:eastAsia="Calibri" w:hAnsi="Calibri" w:cs="Calibri"/>
          <w:b/>
          <w:bCs/>
          <w:lang w:val="es"/>
        </w:rPr>
        <w:t>Requerimientos No Funcionales</w:t>
      </w: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675"/>
        <w:gridCol w:w="1665"/>
        <w:gridCol w:w="7505"/>
      </w:tblGrid>
      <w:tr w:rsidR="42FE5DA5" w14:paraId="171AE235" w14:textId="77777777" w:rsidTr="42FE5DA5">
        <w:trPr>
          <w:trHeight w:val="300"/>
        </w:trPr>
        <w:tc>
          <w:tcPr>
            <w:tcW w:w="675" w:type="dxa"/>
            <w:vAlign w:val="center"/>
          </w:tcPr>
          <w:p w14:paraId="6EFF23D0" w14:textId="25B84B1E" w:rsidR="42FE5DA5" w:rsidRDefault="42FE5DA5" w:rsidP="42FE5DA5">
            <w:pPr>
              <w:spacing w:after="0"/>
              <w:ind w:hanging="360"/>
              <w:jc w:val="center"/>
              <w:rPr>
                <w:rFonts w:ascii="Arial" w:eastAsia="Arial" w:hAnsi="Arial" w:cs="Arial"/>
                <w:b/>
                <w:bCs/>
                <w:sz w:val="24"/>
                <w:szCs w:val="24"/>
              </w:rPr>
            </w:pPr>
            <w:r w:rsidRPr="42FE5DA5">
              <w:rPr>
                <w:rFonts w:ascii="Arial" w:eastAsia="Arial" w:hAnsi="Arial" w:cs="Arial"/>
                <w:b/>
                <w:bCs/>
                <w:sz w:val="24"/>
                <w:szCs w:val="24"/>
              </w:rPr>
              <w:t>ID</w:t>
            </w:r>
          </w:p>
        </w:tc>
        <w:tc>
          <w:tcPr>
            <w:tcW w:w="1665" w:type="dxa"/>
            <w:vAlign w:val="center"/>
          </w:tcPr>
          <w:p w14:paraId="3ECC3E13" w14:textId="568291A0" w:rsidR="42FE5DA5" w:rsidRDefault="42FE5DA5" w:rsidP="42FE5DA5">
            <w:pPr>
              <w:spacing w:after="0"/>
              <w:jc w:val="center"/>
              <w:rPr>
                <w:rFonts w:ascii="Arial" w:eastAsia="Arial" w:hAnsi="Arial" w:cs="Arial"/>
                <w:b/>
                <w:bCs/>
                <w:sz w:val="24"/>
                <w:szCs w:val="24"/>
              </w:rPr>
            </w:pPr>
            <w:proofErr w:type="spellStart"/>
            <w:r w:rsidRPr="42FE5DA5">
              <w:rPr>
                <w:rFonts w:ascii="Arial" w:eastAsia="Arial" w:hAnsi="Arial" w:cs="Arial"/>
                <w:b/>
                <w:bCs/>
                <w:sz w:val="24"/>
                <w:szCs w:val="24"/>
              </w:rPr>
              <w:t>Requisito</w:t>
            </w:r>
            <w:proofErr w:type="spellEnd"/>
          </w:p>
        </w:tc>
        <w:tc>
          <w:tcPr>
            <w:tcW w:w="7505" w:type="dxa"/>
            <w:vAlign w:val="center"/>
          </w:tcPr>
          <w:p w14:paraId="1850F42E" w14:textId="17EA6511" w:rsidR="42FE5DA5" w:rsidRDefault="42FE5DA5" w:rsidP="42FE5DA5">
            <w:pPr>
              <w:spacing w:after="0"/>
              <w:jc w:val="center"/>
              <w:rPr>
                <w:rFonts w:ascii="Arial" w:eastAsia="Arial" w:hAnsi="Arial" w:cs="Arial"/>
                <w:b/>
                <w:bCs/>
                <w:sz w:val="24"/>
                <w:szCs w:val="24"/>
              </w:rPr>
            </w:pPr>
            <w:proofErr w:type="spellStart"/>
            <w:r w:rsidRPr="42FE5DA5">
              <w:rPr>
                <w:rFonts w:ascii="Arial" w:eastAsia="Arial" w:hAnsi="Arial" w:cs="Arial"/>
                <w:b/>
                <w:bCs/>
                <w:sz w:val="24"/>
                <w:szCs w:val="24"/>
              </w:rPr>
              <w:t>Detalles</w:t>
            </w:r>
            <w:proofErr w:type="spellEnd"/>
            <w:r w:rsidRPr="42FE5DA5">
              <w:rPr>
                <w:rFonts w:ascii="Arial" w:eastAsia="Arial" w:hAnsi="Arial" w:cs="Arial"/>
                <w:b/>
                <w:bCs/>
                <w:sz w:val="24"/>
                <w:szCs w:val="24"/>
              </w:rPr>
              <w:t xml:space="preserve"> del </w:t>
            </w:r>
            <w:proofErr w:type="spellStart"/>
            <w:r w:rsidRPr="42FE5DA5">
              <w:rPr>
                <w:rFonts w:ascii="Arial" w:eastAsia="Arial" w:hAnsi="Arial" w:cs="Arial"/>
                <w:b/>
                <w:bCs/>
                <w:sz w:val="24"/>
                <w:szCs w:val="24"/>
              </w:rPr>
              <w:t>requisito</w:t>
            </w:r>
            <w:proofErr w:type="spellEnd"/>
          </w:p>
        </w:tc>
      </w:tr>
      <w:tr w:rsidR="42FE5DA5" w:rsidRPr="0095405F" w14:paraId="7A556857" w14:textId="77777777" w:rsidTr="42FE5DA5">
        <w:trPr>
          <w:trHeight w:val="300"/>
        </w:trPr>
        <w:tc>
          <w:tcPr>
            <w:tcW w:w="675" w:type="dxa"/>
            <w:vAlign w:val="center"/>
          </w:tcPr>
          <w:p w14:paraId="2ED33CB6" w14:textId="4E2AAA39" w:rsidR="42FE5DA5" w:rsidRDefault="42FE5DA5" w:rsidP="42FE5DA5">
            <w:pPr>
              <w:spacing w:after="0"/>
              <w:jc w:val="center"/>
              <w:rPr>
                <w:rFonts w:ascii="Arial" w:eastAsia="Arial" w:hAnsi="Arial" w:cs="Arial"/>
                <w:sz w:val="24"/>
                <w:szCs w:val="24"/>
              </w:rPr>
            </w:pPr>
            <w:r w:rsidRPr="42FE5DA5">
              <w:rPr>
                <w:rFonts w:ascii="Arial" w:eastAsia="Arial" w:hAnsi="Arial" w:cs="Arial"/>
                <w:sz w:val="24"/>
                <w:szCs w:val="24"/>
              </w:rPr>
              <w:t>N1</w:t>
            </w:r>
          </w:p>
        </w:tc>
        <w:tc>
          <w:tcPr>
            <w:tcW w:w="1665" w:type="dxa"/>
            <w:vAlign w:val="center"/>
          </w:tcPr>
          <w:p w14:paraId="785D238B" w14:textId="14318FB4" w:rsidR="42FE5DA5" w:rsidRDefault="42FE5DA5" w:rsidP="42FE5DA5">
            <w:pPr>
              <w:spacing w:after="0"/>
              <w:jc w:val="center"/>
              <w:rPr>
                <w:rFonts w:ascii="Arial" w:eastAsia="Arial" w:hAnsi="Arial" w:cs="Arial"/>
                <w:sz w:val="24"/>
                <w:szCs w:val="24"/>
              </w:rPr>
            </w:pPr>
            <w:proofErr w:type="spellStart"/>
            <w:r w:rsidRPr="42FE5DA5">
              <w:rPr>
                <w:rFonts w:ascii="Arial" w:eastAsia="Arial" w:hAnsi="Arial" w:cs="Arial"/>
                <w:sz w:val="24"/>
                <w:szCs w:val="24"/>
              </w:rPr>
              <w:t>Rendimiento</w:t>
            </w:r>
            <w:proofErr w:type="spellEnd"/>
          </w:p>
        </w:tc>
        <w:tc>
          <w:tcPr>
            <w:tcW w:w="7505" w:type="dxa"/>
            <w:vAlign w:val="center"/>
          </w:tcPr>
          <w:p w14:paraId="1150D8E4" w14:textId="7BAE0823" w:rsidR="42FE5DA5" w:rsidRPr="00DD428E" w:rsidRDefault="42FE5DA5" w:rsidP="42FE5DA5">
            <w:pPr>
              <w:spacing w:after="0"/>
              <w:rPr>
                <w:rFonts w:ascii="Arial" w:eastAsia="Arial" w:hAnsi="Arial" w:cs="Arial"/>
                <w:sz w:val="24"/>
                <w:szCs w:val="24"/>
                <w:lang w:val="es-PE"/>
              </w:rPr>
            </w:pPr>
            <w:r w:rsidRPr="00DD428E">
              <w:rPr>
                <w:rFonts w:ascii="Arial" w:eastAsia="Arial" w:hAnsi="Arial" w:cs="Arial"/>
                <w:sz w:val="24"/>
                <w:szCs w:val="24"/>
                <w:lang w:val="es-PE"/>
              </w:rPr>
              <w:t xml:space="preserve">El sistema debe ser capaz de manejar hasta </w:t>
            </w:r>
            <w:r w:rsidRPr="00DD428E">
              <w:rPr>
                <w:rFonts w:ascii="Arial" w:eastAsia="Arial" w:hAnsi="Arial" w:cs="Arial"/>
                <w:b/>
                <w:bCs/>
                <w:sz w:val="24"/>
                <w:szCs w:val="24"/>
                <w:lang w:val="es-PE"/>
              </w:rPr>
              <w:t>200 usuarios simultáneamente</w:t>
            </w:r>
            <w:r w:rsidRPr="00DD428E">
              <w:rPr>
                <w:rFonts w:ascii="Arial" w:eastAsia="Arial" w:hAnsi="Arial" w:cs="Arial"/>
                <w:sz w:val="24"/>
                <w:szCs w:val="24"/>
                <w:lang w:val="es-PE"/>
              </w:rPr>
              <w:t xml:space="preserve"> sin degradar los tiempos de respuesta.</w:t>
            </w:r>
          </w:p>
        </w:tc>
      </w:tr>
      <w:tr w:rsidR="42FE5DA5" w:rsidRPr="0095405F" w14:paraId="7D7565E0" w14:textId="77777777" w:rsidTr="42FE5DA5">
        <w:trPr>
          <w:trHeight w:val="300"/>
        </w:trPr>
        <w:tc>
          <w:tcPr>
            <w:tcW w:w="675" w:type="dxa"/>
            <w:vAlign w:val="center"/>
          </w:tcPr>
          <w:p w14:paraId="668C65E8" w14:textId="593438ED" w:rsidR="42FE5DA5" w:rsidRDefault="42FE5DA5" w:rsidP="42FE5DA5">
            <w:pPr>
              <w:spacing w:after="0"/>
              <w:jc w:val="center"/>
              <w:rPr>
                <w:rFonts w:ascii="Arial" w:eastAsia="Arial" w:hAnsi="Arial" w:cs="Arial"/>
                <w:sz w:val="24"/>
                <w:szCs w:val="24"/>
              </w:rPr>
            </w:pPr>
            <w:r w:rsidRPr="42FE5DA5">
              <w:rPr>
                <w:rFonts w:ascii="Arial" w:eastAsia="Arial" w:hAnsi="Arial" w:cs="Arial"/>
                <w:sz w:val="24"/>
                <w:szCs w:val="24"/>
              </w:rPr>
              <w:t>N2</w:t>
            </w:r>
          </w:p>
        </w:tc>
        <w:tc>
          <w:tcPr>
            <w:tcW w:w="1665" w:type="dxa"/>
            <w:vAlign w:val="center"/>
          </w:tcPr>
          <w:p w14:paraId="4FCF7B86" w14:textId="72ADB19C" w:rsidR="42FE5DA5" w:rsidRDefault="42FE5DA5" w:rsidP="42FE5DA5">
            <w:pPr>
              <w:spacing w:after="0"/>
              <w:jc w:val="center"/>
              <w:rPr>
                <w:rFonts w:ascii="Arial" w:eastAsia="Arial" w:hAnsi="Arial" w:cs="Arial"/>
                <w:sz w:val="24"/>
                <w:szCs w:val="24"/>
              </w:rPr>
            </w:pPr>
            <w:proofErr w:type="spellStart"/>
            <w:r w:rsidRPr="42FE5DA5">
              <w:rPr>
                <w:rFonts w:ascii="Arial" w:eastAsia="Arial" w:hAnsi="Arial" w:cs="Arial"/>
                <w:sz w:val="24"/>
                <w:szCs w:val="24"/>
              </w:rPr>
              <w:t>Escalabilidad</w:t>
            </w:r>
            <w:proofErr w:type="spellEnd"/>
          </w:p>
        </w:tc>
        <w:tc>
          <w:tcPr>
            <w:tcW w:w="7505" w:type="dxa"/>
            <w:vAlign w:val="center"/>
          </w:tcPr>
          <w:p w14:paraId="75AE2F8C" w14:textId="5FB967C0" w:rsidR="42FE5DA5" w:rsidRPr="00DD428E" w:rsidRDefault="42FE5DA5" w:rsidP="42FE5DA5">
            <w:pPr>
              <w:spacing w:after="0"/>
              <w:rPr>
                <w:rFonts w:ascii="Arial" w:eastAsia="Arial" w:hAnsi="Arial" w:cs="Arial"/>
                <w:sz w:val="24"/>
                <w:szCs w:val="24"/>
                <w:lang w:val="es-PE"/>
              </w:rPr>
            </w:pPr>
            <w:r w:rsidRPr="00DD428E">
              <w:rPr>
                <w:rFonts w:ascii="Arial" w:eastAsia="Arial" w:hAnsi="Arial" w:cs="Arial"/>
                <w:sz w:val="24"/>
                <w:szCs w:val="24"/>
                <w:lang w:val="es-PE"/>
              </w:rPr>
              <w:t xml:space="preserve">La arquitectura debe permitir </w:t>
            </w:r>
            <w:r w:rsidRPr="00DD428E">
              <w:rPr>
                <w:rFonts w:ascii="Arial" w:eastAsia="Arial" w:hAnsi="Arial" w:cs="Arial"/>
                <w:b/>
                <w:bCs/>
                <w:sz w:val="24"/>
                <w:szCs w:val="24"/>
                <w:lang w:val="es-PE"/>
              </w:rPr>
              <w:t>escalado horizontal y vertical</w:t>
            </w:r>
            <w:r w:rsidRPr="00DD428E">
              <w:rPr>
                <w:rFonts w:ascii="Arial" w:eastAsia="Arial" w:hAnsi="Arial" w:cs="Arial"/>
                <w:sz w:val="24"/>
                <w:szCs w:val="24"/>
                <w:lang w:val="es-PE"/>
              </w:rPr>
              <w:t xml:space="preserve"> para soportar más usuarios en el futuro.</w:t>
            </w:r>
          </w:p>
        </w:tc>
      </w:tr>
      <w:tr w:rsidR="42FE5DA5" w:rsidRPr="0095405F" w14:paraId="6B7FCAD8" w14:textId="77777777" w:rsidTr="42FE5DA5">
        <w:trPr>
          <w:trHeight w:val="300"/>
        </w:trPr>
        <w:tc>
          <w:tcPr>
            <w:tcW w:w="675" w:type="dxa"/>
            <w:vAlign w:val="center"/>
          </w:tcPr>
          <w:p w14:paraId="67DC1E08" w14:textId="7F9B2955" w:rsidR="42FE5DA5" w:rsidRDefault="42FE5DA5" w:rsidP="42FE5DA5">
            <w:pPr>
              <w:spacing w:after="0"/>
              <w:jc w:val="center"/>
              <w:rPr>
                <w:rFonts w:ascii="Arial" w:eastAsia="Arial" w:hAnsi="Arial" w:cs="Arial"/>
                <w:sz w:val="24"/>
                <w:szCs w:val="24"/>
              </w:rPr>
            </w:pPr>
            <w:r w:rsidRPr="42FE5DA5">
              <w:rPr>
                <w:rFonts w:ascii="Arial" w:eastAsia="Arial" w:hAnsi="Arial" w:cs="Arial"/>
                <w:sz w:val="24"/>
                <w:szCs w:val="24"/>
              </w:rPr>
              <w:t>N3</w:t>
            </w:r>
          </w:p>
        </w:tc>
        <w:tc>
          <w:tcPr>
            <w:tcW w:w="1665" w:type="dxa"/>
            <w:vAlign w:val="center"/>
          </w:tcPr>
          <w:p w14:paraId="2869BA9A" w14:textId="26D54DFA" w:rsidR="42FE5DA5" w:rsidRDefault="42FE5DA5" w:rsidP="42FE5DA5">
            <w:pPr>
              <w:spacing w:after="0"/>
              <w:jc w:val="center"/>
              <w:rPr>
                <w:rFonts w:ascii="Arial" w:eastAsia="Arial" w:hAnsi="Arial" w:cs="Arial"/>
                <w:sz w:val="24"/>
                <w:szCs w:val="24"/>
              </w:rPr>
            </w:pPr>
            <w:proofErr w:type="spellStart"/>
            <w:r w:rsidRPr="42FE5DA5">
              <w:rPr>
                <w:rFonts w:ascii="Arial" w:eastAsia="Arial" w:hAnsi="Arial" w:cs="Arial"/>
                <w:sz w:val="24"/>
                <w:szCs w:val="24"/>
              </w:rPr>
              <w:t>Seguridad</w:t>
            </w:r>
            <w:proofErr w:type="spellEnd"/>
          </w:p>
        </w:tc>
        <w:tc>
          <w:tcPr>
            <w:tcW w:w="7505" w:type="dxa"/>
            <w:vAlign w:val="center"/>
          </w:tcPr>
          <w:p w14:paraId="776CFE93" w14:textId="7507DD68" w:rsidR="42FE5DA5" w:rsidRPr="00DD428E" w:rsidRDefault="42FE5DA5" w:rsidP="42FE5DA5">
            <w:pPr>
              <w:spacing w:after="0"/>
              <w:rPr>
                <w:rFonts w:ascii="Arial" w:eastAsia="Arial" w:hAnsi="Arial" w:cs="Arial"/>
                <w:sz w:val="24"/>
                <w:szCs w:val="24"/>
                <w:lang w:val="es-PE"/>
              </w:rPr>
            </w:pPr>
            <w:r w:rsidRPr="00DD428E">
              <w:rPr>
                <w:rFonts w:ascii="Arial" w:eastAsia="Arial" w:hAnsi="Arial" w:cs="Arial"/>
                <w:sz w:val="24"/>
                <w:szCs w:val="24"/>
                <w:lang w:val="es-PE"/>
              </w:rPr>
              <w:t xml:space="preserve">• Las contraseñas deben cifrarse con </w:t>
            </w:r>
            <w:proofErr w:type="spellStart"/>
            <w:r w:rsidRPr="00DD428E">
              <w:rPr>
                <w:rFonts w:ascii="Arial" w:eastAsia="Arial" w:hAnsi="Arial" w:cs="Arial"/>
                <w:b/>
                <w:bCs/>
                <w:sz w:val="24"/>
                <w:szCs w:val="24"/>
                <w:lang w:val="es-PE"/>
              </w:rPr>
              <w:t>bcrypt</w:t>
            </w:r>
            <w:proofErr w:type="spellEnd"/>
            <w:r w:rsidRPr="00DD428E">
              <w:rPr>
                <w:rFonts w:ascii="Arial" w:eastAsia="Arial" w:hAnsi="Arial" w:cs="Arial"/>
                <w:sz w:val="24"/>
                <w:szCs w:val="24"/>
                <w:lang w:val="es-PE"/>
              </w:rPr>
              <w:t>.</w:t>
            </w:r>
            <w:r w:rsidRPr="00DD428E">
              <w:rPr>
                <w:lang w:val="es-PE"/>
              </w:rPr>
              <w:br/>
            </w:r>
            <w:r w:rsidRPr="00DD428E">
              <w:rPr>
                <w:rFonts w:ascii="Arial" w:eastAsia="Arial" w:hAnsi="Arial" w:cs="Arial"/>
                <w:sz w:val="24"/>
                <w:szCs w:val="24"/>
                <w:lang w:val="es-PE"/>
              </w:rPr>
              <w:t xml:space="preserve">• Datos sensibles protegidos con </w:t>
            </w:r>
            <w:r w:rsidRPr="00DD428E">
              <w:rPr>
                <w:rFonts w:ascii="Arial" w:eastAsia="Arial" w:hAnsi="Arial" w:cs="Arial"/>
                <w:b/>
                <w:bCs/>
                <w:sz w:val="24"/>
                <w:szCs w:val="24"/>
                <w:lang w:val="es-PE"/>
              </w:rPr>
              <w:t>controles de acceso</w:t>
            </w:r>
            <w:r w:rsidRPr="00DD428E">
              <w:rPr>
                <w:rFonts w:ascii="Arial" w:eastAsia="Arial" w:hAnsi="Arial" w:cs="Arial"/>
                <w:sz w:val="24"/>
                <w:szCs w:val="24"/>
                <w:lang w:val="es-PE"/>
              </w:rPr>
              <w:t xml:space="preserve"> y auditorías.</w:t>
            </w:r>
          </w:p>
        </w:tc>
      </w:tr>
      <w:tr w:rsidR="42FE5DA5" w:rsidRPr="0095405F" w14:paraId="7E5D45D0" w14:textId="77777777" w:rsidTr="42FE5DA5">
        <w:trPr>
          <w:trHeight w:val="300"/>
        </w:trPr>
        <w:tc>
          <w:tcPr>
            <w:tcW w:w="675" w:type="dxa"/>
            <w:vAlign w:val="center"/>
          </w:tcPr>
          <w:p w14:paraId="40446311" w14:textId="63982DEE" w:rsidR="42FE5DA5" w:rsidRDefault="42FE5DA5" w:rsidP="42FE5DA5">
            <w:pPr>
              <w:spacing w:after="0"/>
              <w:jc w:val="center"/>
              <w:rPr>
                <w:rFonts w:ascii="Arial" w:eastAsia="Arial" w:hAnsi="Arial" w:cs="Arial"/>
                <w:sz w:val="24"/>
                <w:szCs w:val="24"/>
              </w:rPr>
            </w:pPr>
            <w:r w:rsidRPr="42FE5DA5">
              <w:rPr>
                <w:rFonts w:ascii="Arial" w:eastAsia="Arial" w:hAnsi="Arial" w:cs="Arial"/>
                <w:sz w:val="24"/>
                <w:szCs w:val="24"/>
              </w:rPr>
              <w:t>N4</w:t>
            </w:r>
          </w:p>
        </w:tc>
        <w:tc>
          <w:tcPr>
            <w:tcW w:w="1665" w:type="dxa"/>
            <w:vAlign w:val="center"/>
          </w:tcPr>
          <w:p w14:paraId="0E41E236" w14:textId="5FEDF11D" w:rsidR="42FE5DA5" w:rsidRDefault="42FE5DA5" w:rsidP="42FE5DA5">
            <w:pPr>
              <w:spacing w:after="0"/>
              <w:jc w:val="center"/>
              <w:rPr>
                <w:rFonts w:ascii="Arial" w:eastAsia="Arial" w:hAnsi="Arial" w:cs="Arial"/>
                <w:sz w:val="24"/>
                <w:szCs w:val="24"/>
              </w:rPr>
            </w:pPr>
            <w:proofErr w:type="spellStart"/>
            <w:r w:rsidRPr="42FE5DA5">
              <w:rPr>
                <w:rFonts w:ascii="Arial" w:eastAsia="Arial" w:hAnsi="Arial" w:cs="Arial"/>
                <w:sz w:val="24"/>
                <w:szCs w:val="24"/>
              </w:rPr>
              <w:t>Compatibilidad</w:t>
            </w:r>
            <w:proofErr w:type="spellEnd"/>
          </w:p>
        </w:tc>
        <w:tc>
          <w:tcPr>
            <w:tcW w:w="7505" w:type="dxa"/>
            <w:vAlign w:val="center"/>
          </w:tcPr>
          <w:p w14:paraId="0E3C8B04" w14:textId="3E681E45" w:rsidR="42FE5DA5" w:rsidRPr="00DD428E" w:rsidRDefault="42FE5DA5" w:rsidP="42FE5DA5">
            <w:pPr>
              <w:spacing w:after="0"/>
              <w:rPr>
                <w:rFonts w:ascii="Arial" w:eastAsia="Arial" w:hAnsi="Arial" w:cs="Arial"/>
                <w:sz w:val="24"/>
                <w:szCs w:val="24"/>
                <w:lang w:val="es-PE"/>
              </w:rPr>
            </w:pPr>
            <w:r w:rsidRPr="00DD428E">
              <w:rPr>
                <w:rFonts w:ascii="Arial" w:eastAsia="Arial" w:hAnsi="Arial" w:cs="Arial"/>
                <w:sz w:val="24"/>
                <w:szCs w:val="24"/>
                <w:lang w:val="es-PE"/>
              </w:rPr>
              <w:t xml:space="preserve">Debe ser accesible en </w:t>
            </w:r>
            <w:r w:rsidRPr="00DD428E">
              <w:rPr>
                <w:rFonts w:ascii="Arial" w:eastAsia="Arial" w:hAnsi="Arial" w:cs="Arial"/>
                <w:b/>
                <w:bCs/>
                <w:sz w:val="24"/>
                <w:szCs w:val="24"/>
                <w:lang w:val="es-PE"/>
              </w:rPr>
              <w:t>Chrome, Edge, Opera y Firefox</w:t>
            </w:r>
            <w:r w:rsidRPr="00DD428E">
              <w:rPr>
                <w:rFonts w:ascii="Arial" w:eastAsia="Arial" w:hAnsi="Arial" w:cs="Arial"/>
                <w:sz w:val="24"/>
                <w:szCs w:val="24"/>
                <w:lang w:val="es-PE"/>
              </w:rPr>
              <w:t xml:space="preserve"> (versiones actuales).</w:t>
            </w:r>
          </w:p>
        </w:tc>
      </w:tr>
      <w:tr w:rsidR="42FE5DA5" w:rsidRPr="0095405F" w14:paraId="5821499A" w14:textId="77777777" w:rsidTr="42FE5DA5">
        <w:trPr>
          <w:trHeight w:val="300"/>
        </w:trPr>
        <w:tc>
          <w:tcPr>
            <w:tcW w:w="675" w:type="dxa"/>
            <w:vAlign w:val="center"/>
          </w:tcPr>
          <w:p w14:paraId="6C8C685B" w14:textId="1F7E34B6" w:rsidR="42FE5DA5" w:rsidRDefault="42FE5DA5" w:rsidP="42FE5DA5">
            <w:pPr>
              <w:spacing w:after="0"/>
              <w:jc w:val="center"/>
              <w:rPr>
                <w:rFonts w:ascii="Arial" w:eastAsia="Arial" w:hAnsi="Arial" w:cs="Arial"/>
                <w:sz w:val="24"/>
                <w:szCs w:val="24"/>
              </w:rPr>
            </w:pPr>
            <w:r w:rsidRPr="42FE5DA5">
              <w:rPr>
                <w:rFonts w:ascii="Arial" w:eastAsia="Arial" w:hAnsi="Arial" w:cs="Arial"/>
                <w:sz w:val="24"/>
                <w:szCs w:val="24"/>
              </w:rPr>
              <w:t>N5</w:t>
            </w:r>
          </w:p>
        </w:tc>
        <w:tc>
          <w:tcPr>
            <w:tcW w:w="1665" w:type="dxa"/>
            <w:vAlign w:val="center"/>
          </w:tcPr>
          <w:p w14:paraId="78F10B27" w14:textId="193F1053" w:rsidR="42FE5DA5" w:rsidRDefault="42FE5DA5" w:rsidP="42FE5DA5">
            <w:pPr>
              <w:spacing w:after="0"/>
              <w:jc w:val="center"/>
              <w:rPr>
                <w:rFonts w:ascii="Arial" w:eastAsia="Arial" w:hAnsi="Arial" w:cs="Arial"/>
                <w:sz w:val="24"/>
                <w:szCs w:val="24"/>
              </w:rPr>
            </w:pPr>
            <w:proofErr w:type="spellStart"/>
            <w:r w:rsidRPr="42FE5DA5">
              <w:rPr>
                <w:rFonts w:ascii="Arial" w:eastAsia="Arial" w:hAnsi="Arial" w:cs="Arial"/>
                <w:sz w:val="24"/>
                <w:szCs w:val="24"/>
              </w:rPr>
              <w:t>Disponibilidad</w:t>
            </w:r>
            <w:proofErr w:type="spellEnd"/>
          </w:p>
        </w:tc>
        <w:tc>
          <w:tcPr>
            <w:tcW w:w="7505" w:type="dxa"/>
            <w:vAlign w:val="center"/>
          </w:tcPr>
          <w:p w14:paraId="1A7956D5" w14:textId="5D7A3575" w:rsidR="42FE5DA5" w:rsidRPr="00DD428E" w:rsidRDefault="42FE5DA5" w:rsidP="42FE5DA5">
            <w:pPr>
              <w:spacing w:after="0"/>
              <w:rPr>
                <w:rFonts w:ascii="Arial" w:eastAsia="Arial" w:hAnsi="Arial" w:cs="Arial"/>
                <w:sz w:val="24"/>
                <w:szCs w:val="24"/>
                <w:lang w:val="es-PE"/>
              </w:rPr>
            </w:pPr>
            <w:r w:rsidRPr="00DD428E">
              <w:rPr>
                <w:rFonts w:ascii="Arial" w:eastAsia="Arial" w:hAnsi="Arial" w:cs="Arial"/>
                <w:sz w:val="24"/>
                <w:szCs w:val="24"/>
                <w:lang w:val="es-PE"/>
              </w:rPr>
              <w:t xml:space="preserve">El sistema deberá garantizar un </w:t>
            </w:r>
            <w:proofErr w:type="spellStart"/>
            <w:r w:rsidRPr="00DD428E">
              <w:rPr>
                <w:rFonts w:ascii="Arial" w:eastAsia="Arial" w:hAnsi="Arial" w:cs="Arial"/>
                <w:b/>
                <w:bCs/>
                <w:sz w:val="24"/>
                <w:szCs w:val="24"/>
                <w:lang w:val="es-PE"/>
              </w:rPr>
              <w:t>uptime</w:t>
            </w:r>
            <w:proofErr w:type="spellEnd"/>
            <w:r w:rsidRPr="00DD428E">
              <w:rPr>
                <w:rFonts w:ascii="Arial" w:eastAsia="Arial" w:hAnsi="Arial" w:cs="Arial"/>
                <w:b/>
                <w:bCs/>
                <w:sz w:val="24"/>
                <w:szCs w:val="24"/>
                <w:lang w:val="es-PE"/>
              </w:rPr>
              <w:t xml:space="preserve"> ≥ 99.5%</w:t>
            </w:r>
            <w:r w:rsidRPr="00DD428E">
              <w:rPr>
                <w:rFonts w:ascii="Arial" w:eastAsia="Arial" w:hAnsi="Arial" w:cs="Arial"/>
                <w:sz w:val="24"/>
                <w:szCs w:val="24"/>
                <w:lang w:val="es-PE"/>
              </w:rPr>
              <w:t>, con planes de recuperación ante fallos y respaldo de datos.</w:t>
            </w:r>
          </w:p>
        </w:tc>
      </w:tr>
      <w:tr w:rsidR="42FE5DA5" w:rsidRPr="0095405F" w14:paraId="2E9FA312" w14:textId="77777777" w:rsidTr="42FE5DA5">
        <w:trPr>
          <w:trHeight w:val="300"/>
        </w:trPr>
        <w:tc>
          <w:tcPr>
            <w:tcW w:w="675" w:type="dxa"/>
            <w:vAlign w:val="center"/>
          </w:tcPr>
          <w:p w14:paraId="40629583" w14:textId="3F0AFE2F" w:rsidR="42FE5DA5" w:rsidRDefault="42FE5DA5" w:rsidP="42FE5DA5">
            <w:pPr>
              <w:spacing w:after="0"/>
              <w:jc w:val="center"/>
              <w:rPr>
                <w:rFonts w:ascii="Arial" w:eastAsia="Arial" w:hAnsi="Arial" w:cs="Arial"/>
                <w:sz w:val="24"/>
                <w:szCs w:val="24"/>
              </w:rPr>
            </w:pPr>
            <w:r w:rsidRPr="42FE5DA5">
              <w:rPr>
                <w:rFonts w:ascii="Arial" w:eastAsia="Arial" w:hAnsi="Arial" w:cs="Arial"/>
                <w:sz w:val="24"/>
                <w:szCs w:val="24"/>
              </w:rPr>
              <w:t>N6</w:t>
            </w:r>
          </w:p>
        </w:tc>
        <w:tc>
          <w:tcPr>
            <w:tcW w:w="1665" w:type="dxa"/>
            <w:vAlign w:val="center"/>
          </w:tcPr>
          <w:p w14:paraId="682D0ED0" w14:textId="2C3C11C4" w:rsidR="42FE5DA5" w:rsidRDefault="42FE5DA5" w:rsidP="42FE5DA5">
            <w:pPr>
              <w:spacing w:after="0"/>
              <w:jc w:val="center"/>
              <w:rPr>
                <w:rFonts w:ascii="Arial" w:eastAsia="Arial" w:hAnsi="Arial" w:cs="Arial"/>
                <w:sz w:val="24"/>
                <w:szCs w:val="24"/>
              </w:rPr>
            </w:pPr>
            <w:proofErr w:type="spellStart"/>
            <w:r w:rsidRPr="42FE5DA5">
              <w:rPr>
                <w:rFonts w:ascii="Arial" w:eastAsia="Arial" w:hAnsi="Arial" w:cs="Arial"/>
                <w:sz w:val="24"/>
                <w:szCs w:val="24"/>
              </w:rPr>
              <w:t>Mantenibilidad</w:t>
            </w:r>
            <w:proofErr w:type="spellEnd"/>
          </w:p>
        </w:tc>
        <w:tc>
          <w:tcPr>
            <w:tcW w:w="7505" w:type="dxa"/>
            <w:vAlign w:val="center"/>
          </w:tcPr>
          <w:p w14:paraId="048979E8" w14:textId="0383321A" w:rsidR="42FE5DA5" w:rsidRPr="00DD428E" w:rsidRDefault="42FE5DA5" w:rsidP="42FE5DA5">
            <w:pPr>
              <w:spacing w:after="0"/>
              <w:rPr>
                <w:rFonts w:ascii="Arial" w:eastAsia="Arial" w:hAnsi="Arial" w:cs="Arial"/>
                <w:sz w:val="24"/>
                <w:szCs w:val="24"/>
                <w:lang w:val="es-PE"/>
              </w:rPr>
            </w:pPr>
            <w:r w:rsidRPr="00DD428E">
              <w:rPr>
                <w:rFonts w:ascii="Arial" w:eastAsia="Arial" w:hAnsi="Arial" w:cs="Arial"/>
                <w:sz w:val="24"/>
                <w:szCs w:val="24"/>
                <w:lang w:val="es-PE"/>
              </w:rPr>
              <w:t xml:space="preserve">El código debe seguir el patrón </w:t>
            </w:r>
            <w:r w:rsidRPr="00DD428E">
              <w:rPr>
                <w:rFonts w:ascii="Arial" w:eastAsia="Arial" w:hAnsi="Arial" w:cs="Arial"/>
                <w:b/>
                <w:bCs/>
                <w:sz w:val="24"/>
                <w:szCs w:val="24"/>
                <w:lang w:val="es-PE"/>
              </w:rPr>
              <w:t>MVC</w:t>
            </w:r>
            <w:r w:rsidRPr="00DD428E">
              <w:rPr>
                <w:rFonts w:ascii="Arial" w:eastAsia="Arial" w:hAnsi="Arial" w:cs="Arial"/>
                <w:sz w:val="24"/>
                <w:szCs w:val="24"/>
                <w:lang w:val="es-PE"/>
              </w:rPr>
              <w:t xml:space="preserve"> y estar documentado para facilitar futuras actualizaciones y correcciones.</w:t>
            </w:r>
          </w:p>
        </w:tc>
      </w:tr>
      <w:tr w:rsidR="42FE5DA5" w:rsidRPr="0095405F" w14:paraId="7E0CE211" w14:textId="77777777" w:rsidTr="42FE5DA5">
        <w:trPr>
          <w:trHeight w:val="300"/>
        </w:trPr>
        <w:tc>
          <w:tcPr>
            <w:tcW w:w="675" w:type="dxa"/>
            <w:vAlign w:val="center"/>
          </w:tcPr>
          <w:p w14:paraId="5F1560FA" w14:textId="1F5009E9" w:rsidR="42FE5DA5" w:rsidRDefault="42FE5DA5" w:rsidP="42FE5DA5">
            <w:pPr>
              <w:spacing w:after="0"/>
              <w:jc w:val="center"/>
              <w:rPr>
                <w:rFonts w:ascii="Arial" w:eastAsia="Arial" w:hAnsi="Arial" w:cs="Arial"/>
                <w:sz w:val="24"/>
                <w:szCs w:val="24"/>
              </w:rPr>
            </w:pPr>
            <w:r w:rsidRPr="42FE5DA5">
              <w:rPr>
                <w:rFonts w:ascii="Arial" w:eastAsia="Arial" w:hAnsi="Arial" w:cs="Arial"/>
                <w:sz w:val="24"/>
                <w:szCs w:val="24"/>
              </w:rPr>
              <w:t>N7</w:t>
            </w:r>
          </w:p>
        </w:tc>
        <w:tc>
          <w:tcPr>
            <w:tcW w:w="1665" w:type="dxa"/>
            <w:vAlign w:val="center"/>
          </w:tcPr>
          <w:p w14:paraId="6B621E50" w14:textId="253BBC02" w:rsidR="42FE5DA5" w:rsidRDefault="42FE5DA5" w:rsidP="42FE5DA5">
            <w:pPr>
              <w:spacing w:after="0"/>
              <w:jc w:val="center"/>
              <w:rPr>
                <w:rFonts w:ascii="Arial" w:eastAsia="Arial" w:hAnsi="Arial" w:cs="Arial"/>
                <w:sz w:val="24"/>
                <w:szCs w:val="24"/>
              </w:rPr>
            </w:pPr>
            <w:proofErr w:type="spellStart"/>
            <w:r w:rsidRPr="42FE5DA5">
              <w:rPr>
                <w:rFonts w:ascii="Arial" w:eastAsia="Arial" w:hAnsi="Arial" w:cs="Arial"/>
                <w:sz w:val="24"/>
                <w:szCs w:val="24"/>
              </w:rPr>
              <w:t>Usabilidad</w:t>
            </w:r>
            <w:proofErr w:type="spellEnd"/>
          </w:p>
        </w:tc>
        <w:tc>
          <w:tcPr>
            <w:tcW w:w="7505" w:type="dxa"/>
            <w:vAlign w:val="center"/>
          </w:tcPr>
          <w:p w14:paraId="79AAA209" w14:textId="7E279083" w:rsidR="42FE5DA5" w:rsidRPr="00DD428E" w:rsidRDefault="42FE5DA5" w:rsidP="42FE5DA5">
            <w:pPr>
              <w:spacing w:after="0"/>
              <w:rPr>
                <w:rFonts w:ascii="Arial" w:eastAsia="Arial" w:hAnsi="Arial" w:cs="Arial"/>
                <w:sz w:val="24"/>
                <w:szCs w:val="24"/>
                <w:lang w:val="es-PE"/>
              </w:rPr>
            </w:pPr>
            <w:r w:rsidRPr="00DD428E">
              <w:rPr>
                <w:rFonts w:ascii="Arial" w:eastAsia="Arial" w:hAnsi="Arial" w:cs="Arial"/>
                <w:sz w:val="24"/>
                <w:szCs w:val="24"/>
                <w:lang w:val="es-PE"/>
              </w:rPr>
              <w:t xml:space="preserve">La interfaz debe ser intuitiva, con </w:t>
            </w:r>
            <w:r w:rsidRPr="00DD428E">
              <w:rPr>
                <w:rFonts w:ascii="Arial" w:eastAsia="Arial" w:hAnsi="Arial" w:cs="Arial"/>
                <w:b/>
                <w:bCs/>
                <w:sz w:val="24"/>
                <w:szCs w:val="24"/>
                <w:lang w:val="es-PE"/>
              </w:rPr>
              <w:t>tiempos de carga &lt; 1 s</w:t>
            </w:r>
            <w:r w:rsidRPr="00DD428E">
              <w:rPr>
                <w:rFonts w:ascii="Arial" w:eastAsia="Arial" w:hAnsi="Arial" w:cs="Arial"/>
                <w:sz w:val="24"/>
                <w:szCs w:val="24"/>
                <w:lang w:val="es-PE"/>
              </w:rPr>
              <w:t xml:space="preserve"> y una navegación consistente entre pantallas.</w:t>
            </w:r>
          </w:p>
        </w:tc>
      </w:tr>
    </w:tbl>
    <w:p w14:paraId="2D3BAD5C" w14:textId="3B2A69D6" w:rsidR="489224B9" w:rsidRDefault="489224B9" w:rsidP="009D503C">
      <w:pPr>
        <w:spacing w:line="276" w:lineRule="auto"/>
        <w:rPr>
          <w:rFonts w:cstheme="minorHAnsi"/>
          <w:sz w:val="24"/>
          <w:szCs w:val="24"/>
          <w:lang w:val="es"/>
        </w:rPr>
      </w:pPr>
    </w:p>
    <w:p w14:paraId="639C525E" w14:textId="43517E1D" w:rsidR="00C20236" w:rsidRPr="009D503C" w:rsidRDefault="2F90BA01" w:rsidP="42FE5DA5">
      <w:pPr>
        <w:pStyle w:val="Ttulo1"/>
        <w:spacing w:line="276" w:lineRule="auto"/>
        <w:rPr>
          <w:rFonts w:asciiTheme="minorHAnsi" w:eastAsia="Calibri Light" w:hAnsiTheme="minorHAnsi" w:cstheme="minorBidi"/>
          <w:b/>
          <w:bCs/>
          <w:color w:val="auto"/>
          <w:sz w:val="28"/>
          <w:szCs w:val="28"/>
          <w:lang w:val="es"/>
        </w:rPr>
      </w:pPr>
      <w:bookmarkStart w:id="4" w:name="_Toc176880159"/>
      <w:r w:rsidRPr="42FE5DA5">
        <w:rPr>
          <w:rFonts w:asciiTheme="minorHAnsi" w:eastAsia="Calibri Light" w:hAnsiTheme="minorHAnsi" w:cstheme="minorBidi"/>
          <w:b/>
          <w:bCs/>
          <w:color w:val="auto"/>
          <w:sz w:val="28"/>
          <w:szCs w:val="28"/>
          <w:lang w:val="es"/>
        </w:rPr>
        <w:lastRenderedPageBreak/>
        <w:t>5.</w:t>
      </w:r>
      <w:r w:rsidRPr="42FE5DA5">
        <w:rPr>
          <w:rFonts w:asciiTheme="minorHAnsi" w:eastAsia="Times New Roman" w:hAnsiTheme="minorHAnsi" w:cstheme="minorBidi"/>
          <w:color w:val="auto"/>
          <w:sz w:val="14"/>
          <w:szCs w:val="14"/>
          <w:lang w:val="es"/>
        </w:rPr>
        <w:t xml:space="preserve">   </w:t>
      </w:r>
      <w:r w:rsidR="52AC15C5" w:rsidRPr="42FE5DA5">
        <w:rPr>
          <w:rFonts w:asciiTheme="minorHAnsi" w:eastAsia="Calibri Light" w:hAnsiTheme="minorHAnsi" w:cstheme="minorBidi"/>
          <w:b/>
          <w:bCs/>
          <w:color w:val="auto"/>
          <w:sz w:val="28"/>
          <w:szCs w:val="28"/>
          <w:lang w:val="es"/>
        </w:rPr>
        <w:t>HISTORIAS DE USUARIO Y CRITERIOS DE ACEPTACIÓN</w:t>
      </w:r>
      <w:bookmarkEnd w:id="4"/>
    </w:p>
    <w:p w14:paraId="3F04F92D" w14:textId="109F175C" w:rsidR="00C95A7B" w:rsidRDefault="00C95A7B" w:rsidP="42FE5DA5">
      <w:pPr>
        <w:rPr>
          <w:lang w:val="es"/>
        </w:rPr>
      </w:pPr>
    </w:p>
    <w:tbl>
      <w:tblPr>
        <w:tblStyle w:val="Tablaconcuadrcula1clara"/>
        <w:tblW w:w="0" w:type="auto"/>
        <w:tblLayout w:type="fixed"/>
        <w:tblLook w:val="04A0" w:firstRow="1" w:lastRow="0" w:firstColumn="1" w:lastColumn="0" w:noHBand="0" w:noVBand="1"/>
      </w:tblPr>
      <w:tblGrid>
        <w:gridCol w:w="4547"/>
        <w:gridCol w:w="4547"/>
      </w:tblGrid>
      <w:tr w:rsidR="42FE5DA5" w:rsidRPr="0095405F" w14:paraId="23F441B7" w14:textId="77777777" w:rsidTr="008812F4">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9094" w:type="dxa"/>
            <w:gridSpan w:val="2"/>
          </w:tcPr>
          <w:p w14:paraId="7EBC1140" w14:textId="45BD730A" w:rsidR="42FE5DA5" w:rsidRPr="00A06156" w:rsidRDefault="42FE5DA5" w:rsidP="42FE5DA5">
            <w:pPr>
              <w:rPr>
                <w:rFonts w:ascii="Arial" w:eastAsia="Arial" w:hAnsi="Arial" w:cs="Arial"/>
                <w:b w:val="0"/>
                <w:bCs w:val="0"/>
                <w:color w:val="000000" w:themeColor="text1"/>
                <w:lang w:val="es"/>
              </w:rPr>
            </w:pPr>
            <w:r w:rsidRPr="42FE5DA5">
              <w:rPr>
                <w:rFonts w:ascii="Arial" w:eastAsia="Arial" w:hAnsi="Arial" w:cs="Arial"/>
                <w:color w:val="000000" w:themeColor="text1"/>
                <w:lang w:val="es"/>
              </w:rPr>
              <w:t>Historia de Usuario:</w:t>
            </w:r>
            <w:r w:rsidRPr="00A06156">
              <w:rPr>
                <w:rFonts w:ascii="Arial" w:eastAsia="Arial" w:hAnsi="Arial" w:cs="Arial"/>
                <w:b w:val="0"/>
                <w:bCs w:val="0"/>
                <w:color w:val="000000" w:themeColor="text1"/>
                <w:lang w:val="es"/>
              </w:rPr>
              <w:t xml:space="preserve"> Autenticación de usuario</w:t>
            </w:r>
          </w:p>
        </w:tc>
      </w:tr>
      <w:tr w:rsidR="42FE5DA5" w14:paraId="49E61DED" w14:textId="77777777" w:rsidTr="008812F4">
        <w:trPr>
          <w:trHeight w:val="420"/>
        </w:trPr>
        <w:tc>
          <w:tcPr>
            <w:cnfStyle w:val="001000000000" w:firstRow="0" w:lastRow="0" w:firstColumn="1" w:lastColumn="0" w:oddVBand="0" w:evenVBand="0" w:oddHBand="0" w:evenHBand="0" w:firstRowFirstColumn="0" w:firstRowLastColumn="0" w:lastRowFirstColumn="0" w:lastRowLastColumn="0"/>
            <w:tcW w:w="4547" w:type="dxa"/>
          </w:tcPr>
          <w:p w14:paraId="5A2C943A" w14:textId="03501281" w:rsidR="42FE5DA5" w:rsidRPr="00A06156" w:rsidRDefault="42FE5DA5" w:rsidP="42FE5DA5">
            <w:pPr>
              <w:rPr>
                <w:rFonts w:ascii="Arial" w:eastAsia="Arial" w:hAnsi="Arial" w:cs="Arial"/>
                <w:b w:val="0"/>
                <w:bCs w:val="0"/>
                <w:color w:val="000000" w:themeColor="text1"/>
                <w:lang w:val="es"/>
              </w:rPr>
            </w:pPr>
            <w:r w:rsidRPr="00A06156">
              <w:rPr>
                <w:rFonts w:ascii="Arial" w:eastAsia="Arial" w:hAnsi="Arial" w:cs="Arial"/>
                <w:b w:val="0"/>
                <w:bCs w:val="0"/>
                <w:color w:val="000000" w:themeColor="text1"/>
                <w:lang w:val="es"/>
              </w:rPr>
              <w:t>Código: HU001</w:t>
            </w:r>
          </w:p>
        </w:tc>
        <w:tc>
          <w:tcPr>
            <w:tcW w:w="4547" w:type="dxa"/>
          </w:tcPr>
          <w:p w14:paraId="55327054" w14:textId="47428DD0" w:rsidR="42FE5DA5" w:rsidRPr="00A06156" w:rsidRDefault="42FE5DA5" w:rsidP="42FE5DA5">
            <w:pPr>
              <w:cnfStyle w:val="000000000000" w:firstRow="0" w:lastRow="0" w:firstColumn="0" w:lastColumn="0" w:oddVBand="0" w:evenVBand="0" w:oddHBand="0" w:evenHBand="0" w:firstRowFirstColumn="0" w:firstRowLastColumn="0" w:lastRowFirstColumn="0" w:lastRowLastColumn="0"/>
              <w:rPr>
                <w:rFonts w:ascii="Arial" w:eastAsia="Arial" w:hAnsi="Arial" w:cs="Arial"/>
                <w:b/>
                <w:bCs/>
                <w:color w:val="000000" w:themeColor="text1"/>
                <w:lang w:val="es"/>
              </w:rPr>
            </w:pPr>
            <w:r w:rsidRPr="00A06156">
              <w:rPr>
                <w:rFonts w:ascii="Arial" w:eastAsia="Arial" w:hAnsi="Arial" w:cs="Arial"/>
                <w:b/>
                <w:bCs/>
                <w:color w:val="000000" w:themeColor="text1"/>
                <w:lang w:val="es"/>
              </w:rPr>
              <w:t>Prioridad: Alta</w:t>
            </w:r>
          </w:p>
        </w:tc>
      </w:tr>
      <w:tr w:rsidR="42FE5DA5" w14:paraId="0DD7B3D0" w14:textId="77777777" w:rsidTr="008812F4">
        <w:trPr>
          <w:trHeight w:val="420"/>
        </w:trPr>
        <w:tc>
          <w:tcPr>
            <w:cnfStyle w:val="001000000000" w:firstRow="0" w:lastRow="0" w:firstColumn="1" w:lastColumn="0" w:oddVBand="0" w:evenVBand="0" w:oddHBand="0" w:evenHBand="0" w:firstRowFirstColumn="0" w:firstRowLastColumn="0" w:lastRowFirstColumn="0" w:lastRowLastColumn="0"/>
            <w:tcW w:w="4547" w:type="dxa"/>
          </w:tcPr>
          <w:p w14:paraId="61342F7D" w14:textId="69CAA1D1" w:rsidR="42FE5DA5" w:rsidRPr="00A06156" w:rsidRDefault="42FE5DA5" w:rsidP="42FE5DA5">
            <w:pPr>
              <w:rPr>
                <w:rFonts w:ascii="Arial" w:eastAsia="Arial" w:hAnsi="Arial" w:cs="Arial"/>
                <w:b w:val="0"/>
                <w:bCs w:val="0"/>
                <w:color w:val="000000" w:themeColor="text1"/>
                <w:lang w:val="es"/>
              </w:rPr>
            </w:pPr>
            <w:r w:rsidRPr="00A06156">
              <w:rPr>
                <w:rFonts w:ascii="Arial" w:eastAsia="Arial" w:hAnsi="Arial" w:cs="Arial"/>
                <w:b w:val="0"/>
                <w:bCs w:val="0"/>
                <w:color w:val="000000" w:themeColor="text1"/>
                <w:lang w:val="es"/>
              </w:rPr>
              <w:t>Tiempo estimado: 3 días</w:t>
            </w:r>
          </w:p>
        </w:tc>
        <w:tc>
          <w:tcPr>
            <w:tcW w:w="4547" w:type="dxa"/>
          </w:tcPr>
          <w:p w14:paraId="1903CA9A" w14:textId="7979081D" w:rsidR="42FE5DA5" w:rsidRDefault="42FE5DA5" w:rsidP="42FE5DA5">
            <w:pPr>
              <w:cnfStyle w:val="000000000000" w:firstRow="0" w:lastRow="0" w:firstColumn="0" w:lastColumn="0" w:oddVBand="0" w:evenVBand="0" w:oddHBand="0" w:evenHBand="0" w:firstRowFirstColumn="0" w:firstRowLastColumn="0" w:lastRowFirstColumn="0" w:lastRowLastColumn="0"/>
              <w:rPr>
                <w:rFonts w:ascii="Arial" w:eastAsia="Arial" w:hAnsi="Arial" w:cs="Arial"/>
                <w:b/>
                <w:bCs/>
                <w:color w:val="000000" w:themeColor="text1"/>
                <w:lang w:val="es"/>
              </w:rPr>
            </w:pPr>
            <w:r w:rsidRPr="42FE5DA5">
              <w:rPr>
                <w:rFonts w:ascii="Arial" w:eastAsia="Arial" w:hAnsi="Arial" w:cs="Arial"/>
                <w:b/>
                <w:bCs/>
                <w:color w:val="000000" w:themeColor="text1"/>
                <w:lang w:val="es"/>
              </w:rPr>
              <w:t xml:space="preserve"> </w:t>
            </w:r>
          </w:p>
        </w:tc>
      </w:tr>
      <w:tr w:rsidR="42FE5DA5" w14:paraId="2E791AD5" w14:textId="77777777" w:rsidTr="008812F4">
        <w:trPr>
          <w:trHeight w:val="300"/>
        </w:trPr>
        <w:tc>
          <w:tcPr>
            <w:cnfStyle w:val="001000000000" w:firstRow="0" w:lastRow="0" w:firstColumn="1" w:lastColumn="0" w:oddVBand="0" w:evenVBand="0" w:oddHBand="0" w:evenHBand="0" w:firstRowFirstColumn="0" w:firstRowLastColumn="0" w:lastRowFirstColumn="0" w:lastRowLastColumn="0"/>
            <w:tcW w:w="9094" w:type="dxa"/>
            <w:gridSpan w:val="2"/>
          </w:tcPr>
          <w:p w14:paraId="716AED03" w14:textId="78BD170F" w:rsidR="42FE5DA5" w:rsidRPr="00A06156" w:rsidRDefault="42FE5DA5" w:rsidP="42FE5DA5">
            <w:pPr>
              <w:rPr>
                <w:rFonts w:ascii="Arial" w:eastAsia="Arial" w:hAnsi="Arial" w:cs="Arial"/>
                <w:b w:val="0"/>
                <w:bCs w:val="0"/>
                <w:color w:val="000000" w:themeColor="text1"/>
                <w:lang w:val="es"/>
              </w:rPr>
            </w:pPr>
            <w:r w:rsidRPr="00A06156">
              <w:rPr>
                <w:rFonts w:ascii="Arial" w:eastAsia="Arial" w:hAnsi="Arial" w:cs="Arial"/>
                <w:b w:val="0"/>
                <w:bCs w:val="0"/>
                <w:color w:val="000000" w:themeColor="text1"/>
                <w:lang w:val="es"/>
              </w:rPr>
              <w:t>Descripción:</w:t>
            </w:r>
          </w:p>
          <w:tbl>
            <w:tblPr>
              <w:tblW w:w="0" w:type="auto"/>
              <w:tblLayout w:type="fixed"/>
              <w:tblLook w:val="06A0" w:firstRow="1" w:lastRow="0" w:firstColumn="1" w:lastColumn="0" w:noHBand="1" w:noVBand="1"/>
            </w:tblPr>
            <w:tblGrid>
              <w:gridCol w:w="8884"/>
            </w:tblGrid>
            <w:tr w:rsidR="42FE5DA5" w:rsidRPr="0095405F" w14:paraId="25566A2B" w14:textId="77777777" w:rsidTr="42FE5DA5">
              <w:trPr>
                <w:trHeight w:val="300"/>
              </w:trPr>
              <w:tc>
                <w:tcPr>
                  <w:tcW w:w="8884" w:type="dxa"/>
                  <w:vAlign w:val="center"/>
                </w:tcPr>
                <w:p w14:paraId="0978956C" w14:textId="611A642D" w:rsidR="42FE5DA5" w:rsidRPr="00A06156" w:rsidRDefault="42FE5DA5" w:rsidP="42FE5DA5">
                  <w:pPr>
                    <w:spacing w:after="0"/>
                    <w:rPr>
                      <w:rFonts w:ascii="Arial" w:eastAsia="Arial" w:hAnsi="Arial" w:cs="Arial"/>
                      <w:color w:val="000000" w:themeColor="text1"/>
                      <w:lang w:val="es"/>
                    </w:rPr>
                  </w:pPr>
                  <w:r w:rsidRPr="00A06156">
                    <w:rPr>
                      <w:rFonts w:ascii="Arial" w:eastAsia="Arial" w:hAnsi="Arial" w:cs="Arial"/>
                      <w:color w:val="000000" w:themeColor="text1"/>
                      <w:lang w:val="es"/>
                    </w:rPr>
                    <w:t>Como administrador, quiero que el sistema permita registrar nuevos usuarios con credenciales únicas de usuario y contraseña, para que puedan acceder de manera segura y personalizada a la plataforma. Además, deben poder iniciar sesión correctamente y ser redirigidos a la pantalla principal tras la autenticación exitosa.</w:t>
                  </w:r>
                </w:p>
              </w:tc>
            </w:tr>
          </w:tbl>
          <w:p w14:paraId="4EBFAC56" w14:textId="0A21A56E" w:rsidR="74FDB0F4" w:rsidRPr="00A06156" w:rsidRDefault="74FDB0F4" w:rsidP="42FE5DA5">
            <w:pPr>
              <w:rPr>
                <w:rFonts w:ascii="Arial" w:eastAsia="Arial" w:hAnsi="Arial" w:cs="Arial"/>
                <w:b w:val="0"/>
                <w:bCs w:val="0"/>
                <w:color w:val="000000" w:themeColor="text1"/>
                <w:lang w:val="es"/>
              </w:rPr>
            </w:pPr>
            <w:r w:rsidRPr="00A06156">
              <w:rPr>
                <w:rFonts w:ascii="Arial" w:eastAsia="Arial" w:hAnsi="Arial" w:cs="Arial"/>
                <w:b w:val="0"/>
                <w:bCs w:val="0"/>
                <w:color w:val="000000" w:themeColor="text1"/>
                <w:lang w:val="es"/>
              </w:rPr>
              <w:t>.</w:t>
            </w:r>
          </w:p>
        </w:tc>
      </w:tr>
      <w:tr w:rsidR="42FE5DA5" w:rsidRPr="0095405F" w14:paraId="270DC609" w14:textId="77777777" w:rsidTr="008812F4">
        <w:trPr>
          <w:trHeight w:val="1560"/>
        </w:trPr>
        <w:tc>
          <w:tcPr>
            <w:cnfStyle w:val="001000000000" w:firstRow="0" w:lastRow="0" w:firstColumn="1" w:lastColumn="0" w:oddVBand="0" w:evenVBand="0" w:oddHBand="0" w:evenHBand="0" w:firstRowFirstColumn="0" w:firstRowLastColumn="0" w:lastRowFirstColumn="0" w:lastRowLastColumn="0"/>
            <w:tcW w:w="9094" w:type="dxa"/>
            <w:gridSpan w:val="2"/>
          </w:tcPr>
          <w:p w14:paraId="6D75CA93" w14:textId="5DA89289" w:rsidR="42FE5DA5" w:rsidRPr="00A06156" w:rsidRDefault="42FE5DA5" w:rsidP="42FE5DA5">
            <w:pPr>
              <w:rPr>
                <w:rFonts w:ascii="Arial" w:eastAsia="Arial" w:hAnsi="Arial" w:cs="Arial"/>
                <w:b w:val="0"/>
                <w:bCs w:val="0"/>
                <w:color w:val="000000" w:themeColor="text1"/>
                <w:lang w:val="es"/>
              </w:rPr>
            </w:pPr>
            <w:r w:rsidRPr="00A06156">
              <w:rPr>
                <w:rFonts w:ascii="Arial" w:eastAsia="Arial" w:hAnsi="Arial" w:cs="Arial"/>
                <w:b w:val="0"/>
                <w:bCs w:val="0"/>
                <w:color w:val="000000" w:themeColor="text1"/>
                <w:lang w:val="es"/>
              </w:rPr>
              <w:t>Cristeros de aceptación:</w:t>
            </w:r>
          </w:p>
          <w:p w14:paraId="32065804" w14:textId="1CD17845" w:rsidR="4C127790" w:rsidRPr="00A06156" w:rsidRDefault="4C127790">
            <w:pPr>
              <w:pStyle w:val="Prrafodelista"/>
              <w:numPr>
                <w:ilvl w:val="0"/>
                <w:numId w:val="7"/>
              </w:numPr>
              <w:rPr>
                <w:rFonts w:ascii="Arial" w:eastAsia="Arial" w:hAnsi="Arial" w:cs="Arial"/>
                <w:b w:val="0"/>
                <w:bCs w:val="0"/>
                <w:color w:val="000000" w:themeColor="text1"/>
                <w:lang w:val="es"/>
              </w:rPr>
            </w:pPr>
            <w:r w:rsidRPr="00A06156">
              <w:rPr>
                <w:rFonts w:ascii="Arial" w:eastAsia="Arial" w:hAnsi="Arial" w:cs="Arial"/>
                <w:b w:val="0"/>
                <w:bCs w:val="0"/>
                <w:color w:val="000000" w:themeColor="text1"/>
                <w:lang w:val="es"/>
              </w:rPr>
              <w:t xml:space="preserve">Se debe solicitar usuario y contraseña en el </w:t>
            </w:r>
            <w:proofErr w:type="spellStart"/>
            <w:r w:rsidRPr="00A06156">
              <w:rPr>
                <w:rFonts w:ascii="Arial" w:eastAsia="Arial" w:hAnsi="Arial" w:cs="Arial"/>
                <w:b w:val="0"/>
                <w:bCs w:val="0"/>
                <w:color w:val="000000" w:themeColor="text1"/>
                <w:lang w:val="es"/>
              </w:rPr>
              <w:t>login</w:t>
            </w:r>
            <w:proofErr w:type="spellEnd"/>
            <w:r w:rsidRPr="00A06156">
              <w:rPr>
                <w:rFonts w:ascii="Arial" w:eastAsia="Arial" w:hAnsi="Arial" w:cs="Arial"/>
                <w:b w:val="0"/>
                <w:bCs w:val="0"/>
                <w:color w:val="000000" w:themeColor="text1"/>
                <w:lang w:val="es"/>
              </w:rPr>
              <w:t>.</w:t>
            </w:r>
          </w:p>
          <w:p w14:paraId="4BFE5346" w14:textId="030241C5" w:rsidR="6FDF5D01" w:rsidRPr="00A06156" w:rsidRDefault="6FDF5D01">
            <w:pPr>
              <w:pStyle w:val="Prrafodelista"/>
              <w:numPr>
                <w:ilvl w:val="0"/>
                <w:numId w:val="7"/>
              </w:numPr>
              <w:rPr>
                <w:rFonts w:ascii="Arial" w:eastAsia="Arial" w:hAnsi="Arial" w:cs="Arial"/>
                <w:b w:val="0"/>
                <w:bCs w:val="0"/>
                <w:color w:val="000000" w:themeColor="text1"/>
                <w:lang w:val="es"/>
              </w:rPr>
            </w:pPr>
            <w:r w:rsidRPr="00A06156">
              <w:rPr>
                <w:rFonts w:ascii="Arial" w:eastAsia="Arial" w:hAnsi="Arial" w:cs="Arial"/>
                <w:b w:val="0"/>
                <w:bCs w:val="0"/>
                <w:color w:val="000000" w:themeColor="text1"/>
                <w:lang w:val="es"/>
              </w:rPr>
              <w:t>Se debe validar las credenciales.</w:t>
            </w:r>
          </w:p>
          <w:p w14:paraId="6E328D96" w14:textId="07A5FAC6" w:rsidR="2C63AE68" w:rsidRPr="00A06156" w:rsidRDefault="2C63AE68">
            <w:pPr>
              <w:pStyle w:val="Prrafodelista"/>
              <w:numPr>
                <w:ilvl w:val="0"/>
                <w:numId w:val="7"/>
              </w:numPr>
              <w:rPr>
                <w:rFonts w:ascii="Arial" w:eastAsia="Arial" w:hAnsi="Arial" w:cs="Arial"/>
                <w:b w:val="0"/>
                <w:bCs w:val="0"/>
                <w:color w:val="000000" w:themeColor="text1"/>
                <w:lang w:val="es"/>
              </w:rPr>
            </w:pPr>
            <w:r w:rsidRPr="00A06156">
              <w:rPr>
                <w:rFonts w:ascii="Arial" w:eastAsia="Arial" w:hAnsi="Arial" w:cs="Arial"/>
                <w:b w:val="0"/>
                <w:bCs w:val="0"/>
                <w:color w:val="000000" w:themeColor="text1"/>
                <w:lang w:val="es"/>
              </w:rPr>
              <w:t>Si las credenciales son correctas, se redirige al panel principal.</w:t>
            </w:r>
          </w:p>
          <w:p w14:paraId="5131ADCA" w14:textId="35EB0EB7" w:rsidR="42FE5DA5" w:rsidRDefault="42FE5DA5" w:rsidP="42FE5DA5">
            <w:pPr>
              <w:jc w:val="center"/>
              <w:rPr>
                <w:rFonts w:ascii="Arial" w:eastAsia="Arial" w:hAnsi="Arial" w:cs="Arial"/>
                <w:b w:val="0"/>
                <w:bCs w:val="0"/>
                <w:color w:val="000000" w:themeColor="text1"/>
                <w:lang w:val="es"/>
              </w:rPr>
            </w:pPr>
            <w:r w:rsidRPr="42FE5DA5">
              <w:rPr>
                <w:rFonts w:ascii="Arial" w:eastAsia="Arial" w:hAnsi="Arial" w:cs="Arial"/>
                <w:color w:val="000000" w:themeColor="text1"/>
                <w:lang w:val="es"/>
              </w:rPr>
              <w:t xml:space="preserve"> </w:t>
            </w:r>
          </w:p>
        </w:tc>
      </w:tr>
    </w:tbl>
    <w:tbl>
      <w:tblPr>
        <w:tblStyle w:val="Tablaconcuadrcula1clara"/>
        <w:tblpPr w:leftFromText="141" w:rightFromText="141" w:vertAnchor="text" w:horzAnchor="margin" w:tblpY="271"/>
        <w:tblW w:w="0" w:type="auto"/>
        <w:tblLayout w:type="fixed"/>
        <w:tblLook w:val="04A0" w:firstRow="1" w:lastRow="0" w:firstColumn="1" w:lastColumn="0" w:noHBand="0" w:noVBand="1"/>
      </w:tblPr>
      <w:tblGrid>
        <w:gridCol w:w="4547"/>
        <w:gridCol w:w="4547"/>
      </w:tblGrid>
      <w:tr w:rsidR="00A06156" w:rsidRPr="0095405F" w14:paraId="73EA21D8" w14:textId="77777777" w:rsidTr="00A06156">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9094" w:type="dxa"/>
            <w:gridSpan w:val="2"/>
          </w:tcPr>
          <w:p w14:paraId="0596593D" w14:textId="77777777" w:rsidR="00A06156" w:rsidRDefault="00A06156" w:rsidP="00A06156">
            <w:pPr>
              <w:rPr>
                <w:rFonts w:ascii="Arial" w:eastAsia="Arial" w:hAnsi="Arial" w:cs="Arial"/>
                <w:color w:val="000000" w:themeColor="text1"/>
                <w:lang w:val="es"/>
              </w:rPr>
            </w:pPr>
            <w:r w:rsidRPr="42FE5DA5">
              <w:rPr>
                <w:rFonts w:ascii="Arial" w:eastAsia="Arial" w:hAnsi="Arial" w:cs="Arial"/>
                <w:color w:val="000000" w:themeColor="text1"/>
                <w:lang w:val="es"/>
              </w:rPr>
              <w:t xml:space="preserve">Historia de Usuario: </w:t>
            </w:r>
            <w:r w:rsidRPr="42FE5DA5">
              <w:rPr>
                <w:rFonts w:ascii="Arial" w:eastAsia="Arial" w:hAnsi="Arial" w:cs="Arial"/>
                <w:lang w:val="es"/>
              </w:rPr>
              <w:t xml:space="preserve">Registro de pedidos </w:t>
            </w:r>
          </w:p>
        </w:tc>
      </w:tr>
      <w:tr w:rsidR="00A06156" w14:paraId="20111567" w14:textId="77777777" w:rsidTr="00A06156">
        <w:trPr>
          <w:trHeight w:val="420"/>
        </w:trPr>
        <w:tc>
          <w:tcPr>
            <w:cnfStyle w:val="001000000000" w:firstRow="0" w:lastRow="0" w:firstColumn="1" w:lastColumn="0" w:oddVBand="0" w:evenVBand="0" w:oddHBand="0" w:evenHBand="0" w:firstRowFirstColumn="0" w:firstRowLastColumn="0" w:lastRowFirstColumn="0" w:lastRowLastColumn="0"/>
            <w:tcW w:w="4547" w:type="dxa"/>
          </w:tcPr>
          <w:p w14:paraId="78214D82" w14:textId="77777777" w:rsidR="00A06156" w:rsidRDefault="00A06156" w:rsidP="00A06156">
            <w:pPr>
              <w:rPr>
                <w:rFonts w:ascii="Arial" w:eastAsia="Arial" w:hAnsi="Arial" w:cs="Arial"/>
                <w:color w:val="000000" w:themeColor="text1"/>
                <w:lang w:val="es"/>
              </w:rPr>
            </w:pPr>
            <w:r w:rsidRPr="42FE5DA5">
              <w:rPr>
                <w:rFonts w:ascii="Arial" w:eastAsia="Arial" w:hAnsi="Arial" w:cs="Arial"/>
                <w:color w:val="000000" w:themeColor="text1"/>
                <w:lang w:val="es"/>
              </w:rPr>
              <w:t>Código: HU002</w:t>
            </w:r>
          </w:p>
        </w:tc>
        <w:tc>
          <w:tcPr>
            <w:tcW w:w="4547" w:type="dxa"/>
          </w:tcPr>
          <w:p w14:paraId="30A75FC0" w14:textId="77777777" w:rsidR="00A06156" w:rsidRDefault="00A06156" w:rsidP="00A06156">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themeColor="text1"/>
                <w:lang w:val="es"/>
              </w:rPr>
            </w:pPr>
            <w:r w:rsidRPr="42FE5DA5">
              <w:rPr>
                <w:rFonts w:ascii="Arial" w:eastAsia="Arial" w:hAnsi="Arial" w:cs="Arial"/>
                <w:color w:val="000000" w:themeColor="text1"/>
                <w:lang w:val="es"/>
              </w:rPr>
              <w:t>Prioridad: Alta</w:t>
            </w:r>
          </w:p>
        </w:tc>
      </w:tr>
      <w:tr w:rsidR="00A06156" w14:paraId="2B86BCDD" w14:textId="77777777" w:rsidTr="00A06156">
        <w:trPr>
          <w:trHeight w:val="420"/>
        </w:trPr>
        <w:tc>
          <w:tcPr>
            <w:cnfStyle w:val="001000000000" w:firstRow="0" w:lastRow="0" w:firstColumn="1" w:lastColumn="0" w:oddVBand="0" w:evenVBand="0" w:oddHBand="0" w:evenHBand="0" w:firstRowFirstColumn="0" w:firstRowLastColumn="0" w:lastRowFirstColumn="0" w:lastRowLastColumn="0"/>
            <w:tcW w:w="4547" w:type="dxa"/>
          </w:tcPr>
          <w:p w14:paraId="4A6EE34A" w14:textId="77777777" w:rsidR="00A06156" w:rsidRDefault="00A06156" w:rsidP="00A06156">
            <w:pPr>
              <w:rPr>
                <w:rFonts w:ascii="Arial" w:eastAsia="Arial" w:hAnsi="Arial" w:cs="Arial"/>
                <w:color w:val="000000" w:themeColor="text1"/>
                <w:lang w:val="es"/>
              </w:rPr>
            </w:pPr>
            <w:r w:rsidRPr="42FE5DA5">
              <w:rPr>
                <w:rFonts w:ascii="Arial" w:eastAsia="Arial" w:hAnsi="Arial" w:cs="Arial"/>
                <w:color w:val="000000" w:themeColor="text1"/>
                <w:lang w:val="es"/>
              </w:rPr>
              <w:t>Tiempo estimado: 3 días</w:t>
            </w:r>
          </w:p>
        </w:tc>
        <w:tc>
          <w:tcPr>
            <w:tcW w:w="4547" w:type="dxa"/>
          </w:tcPr>
          <w:p w14:paraId="1B1263AE" w14:textId="77777777" w:rsidR="00A06156" w:rsidRDefault="00A06156" w:rsidP="00A06156">
            <w:pPr>
              <w:cnfStyle w:val="000000000000" w:firstRow="0" w:lastRow="0" w:firstColumn="0" w:lastColumn="0" w:oddVBand="0" w:evenVBand="0" w:oddHBand="0" w:evenHBand="0" w:firstRowFirstColumn="0" w:firstRowLastColumn="0" w:lastRowFirstColumn="0" w:lastRowLastColumn="0"/>
              <w:rPr>
                <w:rFonts w:ascii="Arial" w:eastAsia="Arial" w:hAnsi="Arial" w:cs="Arial"/>
                <w:b/>
                <w:bCs/>
                <w:color w:val="000000" w:themeColor="text1"/>
                <w:lang w:val="es"/>
              </w:rPr>
            </w:pPr>
            <w:r w:rsidRPr="42FE5DA5">
              <w:rPr>
                <w:rFonts w:ascii="Arial" w:eastAsia="Arial" w:hAnsi="Arial" w:cs="Arial"/>
                <w:b/>
                <w:bCs/>
                <w:color w:val="000000" w:themeColor="text1"/>
                <w:lang w:val="es"/>
              </w:rPr>
              <w:t xml:space="preserve"> </w:t>
            </w:r>
          </w:p>
        </w:tc>
      </w:tr>
      <w:tr w:rsidR="00A06156" w:rsidRPr="0095405F" w14:paraId="7A2EC4C0" w14:textId="77777777" w:rsidTr="00A06156">
        <w:trPr>
          <w:trHeight w:val="300"/>
        </w:trPr>
        <w:tc>
          <w:tcPr>
            <w:cnfStyle w:val="001000000000" w:firstRow="0" w:lastRow="0" w:firstColumn="1" w:lastColumn="0" w:oddVBand="0" w:evenVBand="0" w:oddHBand="0" w:evenHBand="0" w:firstRowFirstColumn="0" w:firstRowLastColumn="0" w:lastRowFirstColumn="0" w:lastRowLastColumn="0"/>
            <w:tcW w:w="9094" w:type="dxa"/>
            <w:gridSpan w:val="2"/>
          </w:tcPr>
          <w:p w14:paraId="6B083C08" w14:textId="77777777" w:rsidR="00A06156" w:rsidRDefault="00A06156" w:rsidP="00A06156">
            <w:pPr>
              <w:rPr>
                <w:rFonts w:ascii="Arial" w:eastAsia="Arial" w:hAnsi="Arial" w:cs="Arial"/>
                <w:color w:val="000000" w:themeColor="text1"/>
                <w:lang w:val="es"/>
              </w:rPr>
            </w:pPr>
            <w:r w:rsidRPr="42FE5DA5">
              <w:rPr>
                <w:rFonts w:ascii="Arial" w:eastAsia="Arial" w:hAnsi="Arial" w:cs="Arial"/>
                <w:color w:val="000000" w:themeColor="text1"/>
                <w:lang w:val="es"/>
              </w:rPr>
              <w:t>Descripción:</w:t>
            </w:r>
          </w:p>
          <w:tbl>
            <w:tblPr>
              <w:tblStyle w:val="Tablaconcuadrcula1clara"/>
              <w:tblW w:w="0" w:type="auto"/>
              <w:tblLayout w:type="fixed"/>
              <w:tblLook w:val="06A0" w:firstRow="1" w:lastRow="0" w:firstColumn="1" w:lastColumn="0" w:noHBand="1" w:noVBand="1"/>
            </w:tblPr>
            <w:tblGrid>
              <w:gridCol w:w="8884"/>
            </w:tblGrid>
            <w:tr w:rsidR="00A06156" w:rsidRPr="0095405F" w14:paraId="67C8FDF4" w14:textId="77777777" w:rsidTr="003C5B79">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8884" w:type="dxa"/>
                </w:tcPr>
                <w:p w14:paraId="35F3DF44" w14:textId="77777777" w:rsidR="00A06156" w:rsidRDefault="00A06156" w:rsidP="0095405F">
                  <w:pPr>
                    <w:framePr w:hSpace="141" w:wrap="around" w:vAnchor="text" w:hAnchor="margin" w:y="271"/>
                    <w:rPr>
                      <w:rFonts w:ascii="Arial" w:eastAsia="Arial" w:hAnsi="Arial" w:cs="Arial"/>
                      <w:lang w:val="es-ES"/>
                    </w:rPr>
                  </w:pPr>
                  <w:r w:rsidRPr="42FE5DA5">
                    <w:rPr>
                      <w:rFonts w:ascii="Arial" w:eastAsia="Arial" w:hAnsi="Arial" w:cs="Arial"/>
                      <w:lang w:val="es-ES"/>
                    </w:rPr>
                    <w:t>Como jefe de almacén, quiero registrar nuevos pedidos de clientes, incluyendo la selección de productos, cantidades y la fecha de pedido, para llevar un control de las ventas realizadas de manera ordenada y accesible.</w:t>
                  </w:r>
                </w:p>
              </w:tc>
            </w:tr>
          </w:tbl>
          <w:p w14:paraId="24C37A12" w14:textId="77777777" w:rsidR="00A06156" w:rsidRDefault="00A06156" w:rsidP="00A06156">
            <w:pPr>
              <w:rPr>
                <w:rFonts w:ascii="Arial" w:eastAsia="Arial" w:hAnsi="Arial" w:cs="Arial"/>
                <w:lang w:val="es"/>
              </w:rPr>
            </w:pPr>
          </w:p>
        </w:tc>
      </w:tr>
      <w:tr w:rsidR="00A06156" w:rsidRPr="0095405F" w14:paraId="190E2B2D" w14:textId="77777777" w:rsidTr="00A06156">
        <w:trPr>
          <w:trHeight w:val="1515"/>
        </w:trPr>
        <w:tc>
          <w:tcPr>
            <w:cnfStyle w:val="001000000000" w:firstRow="0" w:lastRow="0" w:firstColumn="1" w:lastColumn="0" w:oddVBand="0" w:evenVBand="0" w:oddHBand="0" w:evenHBand="0" w:firstRowFirstColumn="0" w:firstRowLastColumn="0" w:lastRowFirstColumn="0" w:lastRowLastColumn="0"/>
            <w:tcW w:w="9094" w:type="dxa"/>
            <w:gridSpan w:val="2"/>
          </w:tcPr>
          <w:p w14:paraId="6F3EED23" w14:textId="77777777" w:rsidR="00A06156" w:rsidRDefault="00A06156" w:rsidP="00A06156">
            <w:pPr>
              <w:rPr>
                <w:rFonts w:ascii="Arial" w:eastAsia="Arial" w:hAnsi="Arial" w:cs="Arial"/>
                <w:color w:val="000000" w:themeColor="text1"/>
                <w:lang w:val="es"/>
              </w:rPr>
            </w:pPr>
            <w:r w:rsidRPr="42FE5DA5">
              <w:rPr>
                <w:rFonts w:ascii="Arial" w:eastAsia="Arial" w:hAnsi="Arial" w:cs="Arial"/>
                <w:color w:val="000000" w:themeColor="text1"/>
                <w:lang w:val="es"/>
              </w:rPr>
              <w:t>Cristeros de aceptación:</w:t>
            </w:r>
          </w:p>
          <w:p w14:paraId="5C1C4D6D" w14:textId="77777777" w:rsidR="00A06156" w:rsidRPr="00DD428E" w:rsidRDefault="00A06156" w:rsidP="00A06156">
            <w:pPr>
              <w:pStyle w:val="Prrafodelista"/>
              <w:numPr>
                <w:ilvl w:val="0"/>
                <w:numId w:val="6"/>
              </w:numPr>
              <w:rPr>
                <w:rFonts w:ascii="Arial" w:eastAsia="Arial" w:hAnsi="Arial" w:cs="Arial"/>
                <w:lang w:val="es-PE"/>
              </w:rPr>
            </w:pPr>
            <w:r w:rsidRPr="00DD428E">
              <w:rPr>
                <w:rFonts w:ascii="Arial" w:eastAsia="Arial" w:hAnsi="Arial" w:cs="Arial"/>
                <w:color w:val="000000" w:themeColor="text1"/>
                <w:lang w:val="es-PE"/>
              </w:rPr>
              <w:t xml:space="preserve"> </w:t>
            </w:r>
            <w:r w:rsidRPr="00DD428E">
              <w:rPr>
                <w:rFonts w:ascii="Arial" w:eastAsia="Arial" w:hAnsi="Arial" w:cs="Arial"/>
                <w:lang w:val="es-PE"/>
              </w:rPr>
              <w:t>El sistema debe permitir agregar un nuevo pedido.</w:t>
            </w:r>
          </w:p>
          <w:p w14:paraId="44D33639" w14:textId="77777777" w:rsidR="00A06156" w:rsidRDefault="00A06156" w:rsidP="00A06156">
            <w:pPr>
              <w:pStyle w:val="Prrafodelista"/>
              <w:numPr>
                <w:ilvl w:val="0"/>
                <w:numId w:val="6"/>
              </w:numPr>
              <w:rPr>
                <w:rFonts w:ascii="Arial" w:eastAsia="Arial" w:hAnsi="Arial" w:cs="Arial"/>
                <w:lang w:val="es-ES"/>
              </w:rPr>
            </w:pPr>
            <w:r w:rsidRPr="42FE5DA5">
              <w:rPr>
                <w:rFonts w:ascii="Arial" w:eastAsia="Arial" w:hAnsi="Arial" w:cs="Arial"/>
                <w:lang w:val="es-ES"/>
              </w:rPr>
              <w:t xml:space="preserve">Se deben registrar Nombre, </w:t>
            </w:r>
            <w:proofErr w:type="spellStart"/>
            <w:r w:rsidRPr="42FE5DA5">
              <w:rPr>
                <w:rFonts w:ascii="Arial" w:eastAsia="Arial" w:hAnsi="Arial" w:cs="Arial"/>
                <w:lang w:val="es-ES"/>
              </w:rPr>
              <w:t>PrecioCosto</w:t>
            </w:r>
            <w:proofErr w:type="spellEnd"/>
            <w:r w:rsidRPr="42FE5DA5">
              <w:rPr>
                <w:rFonts w:ascii="Arial" w:eastAsia="Arial" w:hAnsi="Arial" w:cs="Arial"/>
                <w:lang w:val="es-ES"/>
              </w:rPr>
              <w:t xml:space="preserve"> , </w:t>
            </w:r>
            <w:proofErr w:type="spellStart"/>
            <w:r w:rsidRPr="42FE5DA5">
              <w:rPr>
                <w:rFonts w:ascii="Arial" w:eastAsia="Arial" w:hAnsi="Arial" w:cs="Arial"/>
                <w:lang w:val="es-ES"/>
              </w:rPr>
              <w:t>PrecioVenta</w:t>
            </w:r>
            <w:proofErr w:type="spellEnd"/>
            <w:r w:rsidRPr="42FE5DA5">
              <w:rPr>
                <w:rFonts w:ascii="Arial" w:eastAsia="Arial" w:hAnsi="Arial" w:cs="Arial"/>
                <w:lang w:val="es-ES"/>
              </w:rPr>
              <w:t xml:space="preserve"> , </w:t>
            </w:r>
            <w:proofErr w:type="spellStart"/>
            <w:r w:rsidRPr="42FE5DA5">
              <w:rPr>
                <w:rFonts w:ascii="Arial" w:eastAsia="Arial" w:hAnsi="Arial" w:cs="Arial"/>
                <w:lang w:val="es-ES"/>
              </w:rPr>
              <w:t>Descripcion</w:t>
            </w:r>
            <w:proofErr w:type="spellEnd"/>
          </w:p>
          <w:p w14:paraId="75D40A8F" w14:textId="77777777" w:rsidR="00A06156" w:rsidRDefault="00A06156" w:rsidP="00A06156">
            <w:pPr>
              <w:pStyle w:val="Prrafodelista"/>
              <w:numPr>
                <w:ilvl w:val="0"/>
                <w:numId w:val="6"/>
              </w:numPr>
              <w:rPr>
                <w:rFonts w:ascii="Arial" w:eastAsia="Arial" w:hAnsi="Arial" w:cs="Arial"/>
                <w:lang w:val="es-ES"/>
              </w:rPr>
            </w:pPr>
            <w:r w:rsidRPr="42FE5DA5">
              <w:rPr>
                <w:rFonts w:ascii="Arial" w:eastAsia="Arial" w:hAnsi="Arial" w:cs="Arial"/>
                <w:lang w:val="es-ES"/>
              </w:rPr>
              <w:t>Se puede visualizar la lista de pedidos registrados.</w:t>
            </w:r>
          </w:p>
          <w:p w14:paraId="62A618B1" w14:textId="77777777" w:rsidR="00A06156" w:rsidRDefault="00A06156" w:rsidP="00A06156">
            <w:pPr>
              <w:rPr>
                <w:rFonts w:ascii="Arial" w:eastAsia="Arial" w:hAnsi="Arial" w:cs="Arial"/>
                <w:b w:val="0"/>
                <w:bCs w:val="0"/>
                <w:color w:val="000000" w:themeColor="text1"/>
                <w:lang w:val="es"/>
              </w:rPr>
            </w:pPr>
          </w:p>
        </w:tc>
      </w:tr>
    </w:tbl>
    <w:p w14:paraId="5FCE1416" w14:textId="772BB761" w:rsidR="00C95A7B" w:rsidRDefault="00C95A7B" w:rsidP="42FE5DA5">
      <w:pPr>
        <w:spacing w:line="257" w:lineRule="auto"/>
        <w:rPr>
          <w:rFonts w:ascii="Arial" w:eastAsia="Arial" w:hAnsi="Arial" w:cs="Arial"/>
          <w:b/>
          <w:bCs/>
          <w:color w:val="000000" w:themeColor="text1"/>
          <w:lang w:val="es"/>
        </w:rPr>
      </w:pPr>
    </w:p>
    <w:p w14:paraId="062EBE52" w14:textId="53C730F3" w:rsidR="00C95A7B" w:rsidRDefault="00C95A7B" w:rsidP="42FE5DA5">
      <w:pPr>
        <w:spacing w:line="257" w:lineRule="auto"/>
        <w:rPr>
          <w:rFonts w:ascii="Arial" w:eastAsia="Arial" w:hAnsi="Arial" w:cs="Arial"/>
          <w:b/>
          <w:bCs/>
          <w:color w:val="000000" w:themeColor="text1"/>
          <w:lang w:val="es"/>
        </w:rPr>
      </w:pPr>
    </w:p>
    <w:p w14:paraId="6C610F0E" w14:textId="59E3D6E5" w:rsidR="00C95A7B" w:rsidRDefault="00C95A7B" w:rsidP="42FE5DA5">
      <w:pPr>
        <w:spacing w:line="257" w:lineRule="auto"/>
        <w:rPr>
          <w:rFonts w:ascii="Arial" w:eastAsia="Arial" w:hAnsi="Arial" w:cs="Arial"/>
          <w:b/>
          <w:bCs/>
          <w:color w:val="000000" w:themeColor="text1"/>
          <w:lang w:val="es"/>
        </w:rPr>
      </w:pPr>
    </w:p>
    <w:p w14:paraId="26928FA8" w14:textId="3C601AEA" w:rsidR="00C95A7B" w:rsidRDefault="00C95A7B" w:rsidP="42FE5DA5">
      <w:pPr>
        <w:spacing w:line="257" w:lineRule="auto"/>
        <w:rPr>
          <w:rFonts w:ascii="Arial" w:eastAsia="Arial" w:hAnsi="Arial" w:cs="Arial"/>
          <w:b/>
          <w:bCs/>
          <w:color w:val="000000" w:themeColor="text1"/>
          <w:lang w:val="es"/>
        </w:rPr>
      </w:pPr>
    </w:p>
    <w:p w14:paraId="1DE60F63" w14:textId="7B6EA3E5" w:rsidR="00C95A7B" w:rsidRDefault="00C95A7B" w:rsidP="42FE5DA5">
      <w:pPr>
        <w:spacing w:line="257" w:lineRule="auto"/>
        <w:rPr>
          <w:rFonts w:ascii="Arial" w:eastAsia="Arial" w:hAnsi="Arial" w:cs="Arial"/>
          <w:b/>
          <w:bCs/>
          <w:color w:val="000000" w:themeColor="text1"/>
          <w:lang w:val="es"/>
        </w:rPr>
      </w:pPr>
    </w:p>
    <w:p w14:paraId="28A8D30A" w14:textId="7BA7E0CA" w:rsidR="00C95A7B" w:rsidRDefault="00C95A7B" w:rsidP="42FE5DA5">
      <w:pPr>
        <w:spacing w:line="257" w:lineRule="auto"/>
        <w:rPr>
          <w:rFonts w:ascii="Arial" w:eastAsia="Arial" w:hAnsi="Arial" w:cs="Arial"/>
          <w:b/>
          <w:bCs/>
          <w:color w:val="000000" w:themeColor="text1"/>
          <w:lang w:val="es"/>
        </w:rPr>
      </w:pPr>
    </w:p>
    <w:p w14:paraId="528484DE" w14:textId="40623B71" w:rsidR="00C95A7B" w:rsidRDefault="5B0D6074" w:rsidP="42FE5DA5">
      <w:pPr>
        <w:spacing w:line="257" w:lineRule="auto"/>
        <w:rPr>
          <w:rFonts w:ascii="Arial" w:eastAsia="Arial" w:hAnsi="Arial" w:cs="Arial"/>
          <w:b/>
          <w:bCs/>
          <w:color w:val="000000" w:themeColor="text1"/>
          <w:lang w:val="es"/>
        </w:rPr>
      </w:pPr>
      <w:r w:rsidRPr="42FE5DA5">
        <w:rPr>
          <w:rFonts w:ascii="Arial" w:eastAsia="Arial" w:hAnsi="Arial" w:cs="Arial"/>
          <w:b/>
          <w:bCs/>
          <w:color w:val="000000" w:themeColor="text1"/>
          <w:lang w:val="es"/>
        </w:rPr>
        <w:t xml:space="preserve"> </w:t>
      </w:r>
    </w:p>
    <w:p w14:paraId="45C081F4" w14:textId="2DB7B81F" w:rsidR="00C95A7B" w:rsidRDefault="00C95A7B" w:rsidP="42FE5DA5">
      <w:pPr>
        <w:spacing w:line="257" w:lineRule="auto"/>
        <w:rPr>
          <w:rFonts w:ascii="Arial" w:eastAsia="Arial" w:hAnsi="Arial" w:cs="Arial"/>
          <w:b/>
          <w:bCs/>
          <w:color w:val="000000" w:themeColor="text1"/>
          <w:lang w:val="es"/>
        </w:rPr>
      </w:pPr>
    </w:p>
    <w:tbl>
      <w:tblPr>
        <w:tblStyle w:val="Tablaconcuadrcula"/>
        <w:tblW w:w="0" w:type="auto"/>
        <w:tblLayout w:type="fixed"/>
        <w:tblLook w:val="04A0" w:firstRow="1" w:lastRow="0" w:firstColumn="1" w:lastColumn="0" w:noHBand="0" w:noVBand="1"/>
      </w:tblPr>
      <w:tblGrid>
        <w:gridCol w:w="4547"/>
        <w:gridCol w:w="4547"/>
      </w:tblGrid>
      <w:tr w:rsidR="42FE5DA5" w:rsidRPr="0095405F" w14:paraId="50D9E035" w14:textId="77777777" w:rsidTr="42FE5DA5">
        <w:trPr>
          <w:trHeight w:val="300"/>
        </w:trPr>
        <w:tc>
          <w:tcPr>
            <w:tcW w:w="9094"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E182CFB" w14:textId="2CAF8651" w:rsidR="42FE5DA5" w:rsidRDefault="42FE5DA5" w:rsidP="42FE5DA5">
            <w:pPr>
              <w:rPr>
                <w:rFonts w:ascii="Arial" w:eastAsia="Arial" w:hAnsi="Arial" w:cs="Arial"/>
                <w:lang w:val="es"/>
              </w:rPr>
            </w:pPr>
            <w:r w:rsidRPr="42FE5DA5">
              <w:rPr>
                <w:rFonts w:ascii="Arial" w:eastAsia="Arial" w:hAnsi="Arial" w:cs="Arial"/>
                <w:b/>
                <w:bCs/>
                <w:color w:val="000000" w:themeColor="text1"/>
                <w:lang w:val="es"/>
              </w:rPr>
              <w:lastRenderedPageBreak/>
              <w:t>Historia de Usuario:</w:t>
            </w:r>
            <w:r w:rsidRPr="42FE5DA5">
              <w:rPr>
                <w:rFonts w:ascii="Arial" w:eastAsia="Arial" w:hAnsi="Arial" w:cs="Arial"/>
                <w:color w:val="000000" w:themeColor="text1"/>
                <w:lang w:val="es"/>
              </w:rPr>
              <w:t xml:space="preserve"> </w:t>
            </w:r>
            <w:r w:rsidR="2DECF03D" w:rsidRPr="42FE5DA5">
              <w:rPr>
                <w:rFonts w:ascii="Arial" w:eastAsia="Arial" w:hAnsi="Arial" w:cs="Arial"/>
                <w:lang w:val="es"/>
              </w:rPr>
              <w:t>Registro de pagos</w:t>
            </w:r>
          </w:p>
        </w:tc>
      </w:tr>
      <w:tr w:rsidR="42FE5DA5" w14:paraId="36777EFC" w14:textId="77777777" w:rsidTr="42FE5DA5">
        <w:trPr>
          <w:trHeight w:val="300"/>
        </w:trPr>
        <w:tc>
          <w:tcPr>
            <w:tcW w:w="4547" w:type="dxa"/>
            <w:tcBorders>
              <w:top w:val="single" w:sz="8" w:space="0" w:color="auto"/>
              <w:left w:val="single" w:sz="8" w:space="0" w:color="auto"/>
              <w:bottom w:val="single" w:sz="8" w:space="0" w:color="auto"/>
              <w:right w:val="single" w:sz="8" w:space="0" w:color="auto"/>
            </w:tcBorders>
            <w:tcMar>
              <w:left w:w="108" w:type="dxa"/>
              <w:right w:w="108" w:type="dxa"/>
            </w:tcMar>
          </w:tcPr>
          <w:p w14:paraId="29A6CE61" w14:textId="7EB2C2EE" w:rsidR="42FE5DA5" w:rsidRDefault="42FE5DA5" w:rsidP="42FE5DA5">
            <w:pPr>
              <w:rPr>
                <w:rFonts w:ascii="Arial" w:eastAsia="Arial" w:hAnsi="Arial" w:cs="Arial"/>
                <w:color w:val="000000" w:themeColor="text1"/>
                <w:lang w:val="es"/>
              </w:rPr>
            </w:pPr>
            <w:r w:rsidRPr="42FE5DA5">
              <w:rPr>
                <w:rFonts w:ascii="Arial" w:eastAsia="Arial" w:hAnsi="Arial" w:cs="Arial"/>
                <w:color w:val="000000" w:themeColor="text1"/>
                <w:lang w:val="es"/>
              </w:rPr>
              <w:t>Código: HU003</w:t>
            </w:r>
          </w:p>
        </w:tc>
        <w:tc>
          <w:tcPr>
            <w:tcW w:w="4547" w:type="dxa"/>
            <w:tcBorders>
              <w:top w:val="nil"/>
              <w:left w:val="single" w:sz="8" w:space="0" w:color="auto"/>
              <w:bottom w:val="single" w:sz="8" w:space="0" w:color="auto"/>
              <w:right w:val="single" w:sz="8" w:space="0" w:color="auto"/>
            </w:tcBorders>
            <w:tcMar>
              <w:left w:w="108" w:type="dxa"/>
              <w:right w:w="108" w:type="dxa"/>
            </w:tcMar>
          </w:tcPr>
          <w:p w14:paraId="1AC294EB" w14:textId="2D299192" w:rsidR="42FE5DA5" w:rsidRDefault="42FE5DA5" w:rsidP="42FE5DA5">
            <w:pPr>
              <w:rPr>
                <w:rFonts w:ascii="Arial" w:eastAsia="Arial" w:hAnsi="Arial" w:cs="Arial"/>
                <w:color w:val="000000" w:themeColor="text1"/>
                <w:lang w:val="es"/>
              </w:rPr>
            </w:pPr>
            <w:r w:rsidRPr="42FE5DA5">
              <w:rPr>
                <w:rFonts w:ascii="Arial" w:eastAsia="Arial" w:hAnsi="Arial" w:cs="Arial"/>
                <w:color w:val="000000" w:themeColor="text1"/>
                <w:lang w:val="es"/>
              </w:rPr>
              <w:t>Prioridad: Media</w:t>
            </w:r>
          </w:p>
        </w:tc>
      </w:tr>
      <w:tr w:rsidR="42FE5DA5" w14:paraId="74C3FD24" w14:textId="77777777" w:rsidTr="42FE5DA5">
        <w:trPr>
          <w:trHeight w:val="300"/>
        </w:trPr>
        <w:tc>
          <w:tcPr>
            <w:tcW w:w="4547" w:type="dxa"/>
            <w:tcBorders>
              <w:top w:val="single" w:sz="8" w:space="0" w:color="auto"/>
              <w:left w:val="single" w:sz="8" w:space="0" w:color="auto"/>
              <w:bottom w:val="single" w:sz="8" w:space="0" w:color="auto"/>
              <w:right w:val="single" w:sz="8" w:space="0" w:color="auto"/>
            </w:tcBorders>
            <w:tcMar>
              <w:left w:w="108" w:type="dxa"/>
              <w:right w:w="108" w:type="dxa"/>
            </w:tcMar>
          </w:tcPr>
          <w:p w14:paraId="6A2C6541" w14:textId="2CFA7F79" w:rsidR="42FE5DA5" w:rsidRDefault="42FE5DA5" w:rsidP="42FE5DA5">
            <w:pPr>
              <w:rPr>
                <w:rFonts w:ascii="Arial" w:eastAsia="Arial" w:hAnsi="Arial" w:cs="Arial"/>
                <w:color w:val="000000" w:themeColor="text1"/>
                <w:lang w:val="es"/>
              </w:rPr>
            </w:pPr>
            <w:r w:rsidRPr="42FE5DA5">
              <w:rPr>
                <w:rFonts w:ascii="Arial" w:eastAsia="Arial" w:hAnsi="Arial" w:cs="Arial"/>
                <w:color w:val="000000" w:themeColor="text1"/>
                <w:lang w:val="es"/>
              </w:rPr>
              <w:t>Tiempo estimado: 2 días</w:t>
            </w:r>
          </w:p>
        </w:tc>
        <w:tc>
          <w:tcPr>
            <w:tcW w:w="4547" w:type="dxa"/>
            <w:tcBorders>
              <w:top w:val="single" w:sz="8" w:space="0" w:color="auto"/>
              <w:left w:val="single" w:sz="8" w:space="0" w:color="auto"/>
              <w:bottom w:val="single" w:sz="8" w:space="0" w:color="auto"/>
              <w:right w:val="single" w:sz="8" w:space="0" w:color="auto"/>
            </w:tcBorders>
            <w:tcMar>
              <w:left w:w="108" w:type="dxa"/>
              <w:right w:w="108" w:type="dxa"/>
            </w:tcMar>
          </w:tcPr>
          <w:p w14:paraId="30F64973" w14:textId="7C3DD5B3" w:rsidR="42FE5DA5" w:rsidRDefault="42FE5DA5" w:rsidP="42FE5DA5">
            <w:pPr>
              <w:rPr>
                <w:rFonts w:ascii="Arial" w:eastAsia="Arial" w:hAnsi="Arial" w:cs="Arial"/>
                <w:b/>
                <w:bCs/>
                <w:color w:val="000000" w:themeColor="text1"/>
                <w:lang w:val="es"/>
              </w:rPr>
            </w:pPr>
            <w:r w:rsidRPr="42FE5DA5">
              <w:rPr>
                <w:rFonts w:ascii="Arial" w:eastAsia="Arial" w:hAnsi="Arial" w:cs="Arial"/>
                <w:b/>
                <w:bCs/>
                <w:color w:val="000000" w:themeColor="text1"/>
                <w:lang w:val="es"/>
              </w:rPr>
              <w:t xml:space="preserve"> </w:t>
            </w:r>
          </w:p>
        </w:tc>
      </w:tr>
      <w:tr w:rsidR="42FE5DA5" w:rsidRPr="0095405F" w14:paraId="65751B4F" w14:textId="77777777" w:rsidTr="42FE5DA5">
        <w:trPr>
          <w:trHeight w:val="300"/>
        </w:trPr>
        <w:tc>
          <w:tcPr>
            <w:tcW w:w="9094"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A86B12B" w14:textId="175408D9" w:rsidR="42FE5DA5" w:rsidRDefault="42FE5DA5" w:rsidP="42FE5DA5">
            <w:pPr>
              <w:rPr>
                <w:rFonts w:ascii="Arial" w:eastAsia="Arial" w:hAnsi="Arial" w:cs="Arial"/>
                <w:color w:val="000000" w:themeColor="text1"/>
                <w:lang w:val="es"/>
              </w:rPr>
            </w:pPr>
            <w:r w:rsidRPr="42FE5DA5">
              <w:rPr>
                <w:rFonts w:ascii="Arial" w:eastAsia="Arial" w:hAnsi="Arial" w:cs="Arial"/>
                <w:color w:val="000000" w:themeColor="text1"/>
                <w:lang w:val="es"/>
              </w:rPr>
              <w:t>Descripción:</w:t>
            </w:r>
          </w:p>
          <w:p w14:paraId="425F7252" w14:textId="17E425F8" w:rsidR="2CBD47D6" w:rsidRDefault="2CBD47D6" w:rsidP="42FE5DA5">
            <w:pPr>
              <w:rPr>
                <w:rFonts w:ascii="Arial" w:eastAsia="Arial" w:hAnsi="Arial" w:cs="Arial"/>
                <w:lang w:val="es"/>
              </w:rPr>
            </w:pPr>
            <w:r w:rsidRPr="42FE5DA5">
              <w:rPr>
                <w:rFonts w:ascii="Arial" w:eastAsia="Arial" w:hAnsi="Arial" w:cs="Arial"/>
                <w:lang w:val="es"/>
              </w:rPr>
              <w:t xml:space="preserve">Permitir </w:t>
            </w:r>
            <w:r w:rsidR="016935E4" w:rsidRPr="42FE5DA5">
              <w:rPr>
                <w:rFonts w:ascii="Arial" w:eastAsia="Arial" w:hAnsi="Arial" w:cs="Arial"/>
                <w:lang w:val="es"/>
              </w:rPr>
              <w:t>registrar los pagos de pedidos realizados por los clientes, indicando el monto pagado, el método de pago y la fecha, para llevar un control financiero adecuado.</w:t>
            </w:r>
          </w:p>
        </w:tc>
      </w:tr>
      <w:tr w:rsidR="42FE5DA5" w14:paraId="6C078EFB" w14:textId="77777777" w:rsidTr="42FE5DA5">
        <w:trPr>
          <w:trHeight w:val="300"/>
        </w:trPr>
        <w:tc>
          <w:tcPr>
            <w:tcW w:w="9094"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8F00A54" w14:textId="2B128E02" w:rsidR="42FE5DA5" w:rsidRDefault="42FE5DA5" w:rsidP="42FE5DA5">
            <w:pPr>
              <w:rPr>
                <w:rFonts w:ascii="Arial" w:eastAsia="Arial" w:hAnsi="Arial" w:cs="Arial"/>
                <w:color w:val="000000" w:themeColor="text1"/>
                <w:lang w:val="es"/>
              </w:rPr>
            </w:pPr>
            <w:r w:rsidRPr="42FE5DA5">
              <w:rPr>
                <w:rFonts w:ascii="Arial" w:eastAsia="Arial" w:hAnsi="Arial" w:cs="Arial"/>
                <w:color w:val="000000" w:themeColor="text1"/>
                <w:lang w:val="es"/>
              </w:rPr>
              <w:t>Cristeros de aceptación:</w:t>
            </w:r>
          </w:p>
          <w:p w14:paraId="5AB339CD" w14:textId="0E7FB2AE" w:rsidR="6D2D1D7F" w:rsidRDefault="6D2D1D7F" w:rsidP="42FE5DA5">
            <w:pPr>
              <w:pStyle w:val="Prrafodelista"/>
              <w:numPr>
                <w:ilvl w:val="0"/>
                <w:numId w:val="3"/>
              </w:numPr>
              <w:rPr>
                <w:rFonts w:ascii="Arial" w:eastAsia="Arial" w:hAnsi="Arial" w:cs="Arial"/>
                <w:color w:val="000000" w:themeColor="text1"/>
                <w:lang w:val="es-ES"/>
              </w:rPr>
            </w:pPr>
            <w:r w:rsidRPr="42FE5DA5">
              <w:rPr>
                <w:rFonts w:ascii="Arial" w:eastAsia="Arial" w:hAnsi="Arial" w:cs="Arial"/>
                <w:color w:val="000000" w:themeColor="text1"/>
                <w:lang w:val="es-ES"/>
              </w:rPr>
              <w:t xml:space="preserve">Registra lo siguientes datos: </w:t>
            </w:r>
            <w:proofErr w:type="spellStart"/>
            <w:r w:rsidRPr="42FE5DA5">
              <w:rPr>
                <w:rFonts w:ascii="Arial" w:eastAsia="Arial" w:hAnsi="Arial" w:cs="Arial"/>
                <w:color w:val="000000" w:themeColor="text1"/>
                <w:lang w:val="es-ES"/>
              </w:rPr>
              <w:t>Pedido,Detalle,Estado,TipoPago,Administrador,Acciones</w:t>
            </w:r>
            <w:proofErr w:type="spellEnd"/>
            <w:r w:rsidR="42FE5DA5" w:rsidRPr="42FE5DA5">
              <w:rPr>
                <w:rFonts w:ascii="Arial" w:eastAsia="Arial" w:hAnsi="Arial" w:cs="Arial"/>
                <w:color w:val="000000" w:themeColor="text1"/>
                <w:lang w:val="es-ES"/>
              </w:rPr>
              <w:t xml:space="preserve"> </w:t>
            </w:r>
          </w:p>
          <w:p w14:paraId="0813F61C" w14:textId="125EA5DF" w:rsidR="64358566" w:rsidRDefault="64358566" w:rsidP="42FE5DA5">
            <w:pPr>
              <w:pStyle w:val="Prrafodelista"/>
              <w:numPr>
                <w:ilvl w:val="0"/>
                <w:numId w:val="3"/>
              </w:numPr>
              <w:rPr>
                <w:rFonts w:ascii="Arial" w:eastAsia="Arial" w:hAnsi="Arial" w:cs="Arial"/>
                <w:color w:val="000000" w:themeColor="text1"/>
                <w:lang w:val="es-ES"/>
              </w:rPr>
            </w:pPr>
            <w:r w:rsidRPr="42FE5DA5">
              <w:rPr>
                <w:rFonts w:ascii="Arial" w:eastAsia="Arial" w:hAnsi="Arial" w:cs="Arial"/>
                <w:lang w:val="es-ES"/>
              </w:rPr>
              <w:t>Visualizar lista de pagos.</w:t>
            </w:r>
          </w:p>
        </w:tc>
      </w:tr>
    </w:tbl>
    <w:p w14:paraId="6FE5C244" w14:textId="32EAD307" w:rsidR="00C95A7B" w:rsidRDefault="5B0D6074" w:rsidP="42FE5DA5">
      <w:pPr>
        <w:spacing w:line="257" w:lineRule="auto"/>
        <w:rPr>
          <w:rFonts w:ascii="Arial" w:eastAsia="Arial" w:hAnsi="Arial" w:cs="Arial"/>
          <w:b/>
          <w:bCs/>
          <w:color w:val="000000" w:themeColor="text1"/>
          <w:lang w:val="es"/>
        </w:rPr>
      </w:pPr>
      <w:r w:rsidRPr="42FE5DA5">
        <w:rPr>
          <w:rFonts w:ascii="Arial" w:eastAsia="Arial" w:hAnsi="Arial" w:cs="Arial"/>
          <w:b/>
          <w:bCs/>
          <w:color w:val="000000" w:themeColor="text1"/>
          <w:lang w:val="es"/>
        </w:rPr>
        <w:t xml:space="preserve"> </w:t>
      </w:r>
    </w:p>
    <w:p w14:paraId="4C1BE273" w14:textId="5B59D42E" w:rsidR="00C95A7B" w:rsidRDefault="00C95A7B" w:rsidP="42FE5DA5">
      <w:pPr>
        <w:spacing w:line="257" w:lineRule="auto"/>
        <w:rPr>
          <w:rFonts w:ascii="Arial" w:eastAsia="Arial" w:hAnsi="Arial" w:cs="Arial"/>
          <w:b/>
          <w:bCs/>
          <w:color w:val="000000" w:themeColor="text1"/>
          <w:lang w:val="es"/>
        </w:rPr>
      </w:pPr>
    </w:p>
    <w:tbl>
      <w:tblPr>
        <w:tblStyle w:val="Tablaconcuadrcula"/>
        <w:tblW w:w="0" w:type="auto"/>
        <w:tblLayout w:type="fixed"/>
        <w:tblLook w:val="04A0" w:firstRow="1" w:lastRow="0" w:firstColumn="1" w:lastColumn="0" w:noHBand="0" w:noVBand="1"/>
      </w:tblPr>
      <w:tblGrid>
        <w:gridCol w:w="4547"/>
        <w:gridCol w:w="4547"/>
      </w:tblGrid>
      <w:tr w:rsidR="42FE5DA5" w:rsidRPr="0095405F" w14:paraId="5ADB86D7" w14:textId="77777777" w:rsidTr="42FE5DA5">
        <w:trPr>
          <w:trHeight w:val="420"/>
        </w:trPr>
        <w:tc>
          <w:tcPr>
            <w:tcW w:w="9094"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22D6D4D" w14:textId="7F70C45D" w:rsidR="42FE5DA5" w:rsidRDefault="42FE5DA5" w:rsidP="42FE5DA5">
            <w:pPr>
              <w:rPr>
                <w:rFonts w:ascii="Arial" w:eastAsia="Arial" w:hAnsi="Arial" w:cs="Arial"/>
                <w:color w:val="000000" w:themeColor="text1"/>
                <w:lang w:val="es"/>
              </w:rPr>
            </w:pPr>
            <w:r w:rsidRPr="42FE5DA5">
              <w:rPr>
                <w:rFonts w:ascii="Arial" w:eastAsia="Arial" w:hAnsi="Arial" w:cs="Arial"/>
                <w:b/>
                <w:bCs/>
                <w:color w:val="000000" w:themeColor="text1"/>
                <w:lang w:val="es"/>
              </w:rPr>
              <w:t>Historia de Usuario:</w:t>
            </w:r>
            <w:r w:rsidRPr="42FE5DA5">
              <w:rPr>
                <w:rFonts w:ascii="Arial" w:eastAsia="Arial" w:hAnsi="Arial" w:cs="Arial"/>
                <w:color w:val="000000" w:themeColor="text1"/>
                <w:lang w:val="es"/>
              </w:rPr>
              <w:t xml:space="preserve">  </w:t>
            </w:r>
            <w:r w:rsidR="637C1AE1" w:rsidRPr="42FE5DA5">
              <w:rPr>
                <w:rFonts w:ascii="Arial" w:eastAsia="Arial" w:hAnsi="Arial" w:cs="Arial"/>
                <w:color w:val="000000" w:themeColor="text1"/>
                <w:lang w:val="es"/>
              </w:rPr>
              <w:t>Visualización de detalles de pedidos</w:t>
            </w:r>
          </w:p>
        </w:tc>
      </w:tr>
      <w:tr w:rsidR="42FE5DA5" w14:paraId="3EF2F0EF" w14:textId="77777777" w:rsidTr="42FE5DA5">
        <w:trPr>
          <w:trHeight w:val="420"/>
        </w:trPr>
        <w:tc>
          <w:tcPr>
            <w:tcW w:w="4547" w:type="dxa"/>
            <w:tcBorders>
              <w:top w:val="single" w:sz="8" w:space="0" w:color="auto"/>
              <w:left w:val="single" w:sz="8" w:space="0" w:color="auto"/>
              <w:bottom w:val="single" w:sz="8" w:space="0" w:color="auto"/>
              <w:right w:val="single" w:sz="8" w:space="0" w:color="auto"/>
            </w:tcBorders>
            <w:tcMar>
              <w:left w:w="108" w:type="dxa"/>
              <w:right w:w="108" w:type="dxa"/>
            </w:tcMar>
          </w:tcPr>
          <w:p w14:paraId="10EC61EF" w14:textId="0664A1DF" w:rsidR="42FE5DA5" w:rsidRDefault="42FE5DA5" w:rsidP="42FE5DA5">
            <w:pPr>
              <w:rPr>
                <w:rFonts w:ascii="Arial" w:eastAsia="Arial" w:hAnsi="Arial" w:cs="Arial"/>
                <w:color w:val="000000" w:themeColor="text1"/>
                <w:lang w:val="es"/>
              </w:rPr>
            </w:pPr>
            <w:r w:rsidRPr="42FE5DA5">
              <w:rPr>
                <w:rFonts w:ascii="Arial" w:eastAsia="Arial" w:hAnsi="Arial" w:cs="Arial"/>
                <w:color w:val="000000" w:themeColor="text1"/>
                <w:lang w:val="es"/>
              </w:rPr>
              <w:t>Código: HU004</w:t>
            </w:r>
          </w:p>
        </w:tc>
        <w:tc>
          <w:tcPr>
            <w:tcW w:w="4547" w:type="dxa"/>
            <w:tcBorders>
              <w:top w:val="nil"/>
              <w:left w:val="single" w:sz="8" w:space="0" w:color="auto"/>
              <w:bottom w:val="single" w:sz="8" w:space="0" w:color="auto"/>
              <w:right w:val="single" w:sz="8" w:space="0" w:color="auto"/>
            </w:tcBorders>
            <w:tcMar>
              <w:left w:w="108" w:type="dxa"/>
              <w:right w:w="108" w:type="dxa"/>
            </w:tcMar>
          </w:tcPr>
          <w:p w14:paraId="1B2FF040" w14:textId="665A9C70" w:rsidR="42FE5DA5" w:rsidRDefault="42FE5DA5" w:rsidP="42FE5DA5">
            <w:pPr>
              <w:rPr>
                <w:rFonts w:ascii="Arial" w:eastAsia="Arial" w:hAnsi="Arial" w:cs="Arial"/>
                <w:color w:val="000000" w:themeColor="text1"/>
                <w:lang w:val="es"/>
              </w:rPr>
            </w:pPr>
            <w:r w:rsidRPr="42FE5DA5">
              <w:rPr>
                <w:rFonts w:ascii="Arial" w:eastAsia="Arial" w:hAnsi="Arial" w:cs="Arial"/>
                <w:color w:val="000000" w:themeColor="text1"/>
                <w:lang w:val="es"/>
              </w:rPr>
              <w:t>Prioridad: Alta</w:t>
            </w:r>
          </w:p>
        </w:tc>
      </w:tr>
      <w:tr w:rsidR="42FE5DA5" w14:paraId="358398A3" w14:textId="77777777" w:rsidTr="42FE5DA5">
        <w:trPr>
          <w:trHeight w:val="420"/>
        </w:trPr>
        <w:tc>
          <w:tcPr>
            <w:tcW w:w="4547" w:type="dxa"/>
            <w:tcBorders>
              <w:top w:val="single" w:sz="8" w:space="0" w:color="auto"/>
              <w:left w:val="single" w:sz="8" w:space="0" w:color="auto"/>
              <w:bottom w:val="single" w:sz="8" w:space="0" w:color="auto"/>
              <w:right w:val="single" w:sz="8" w:space="0" w:color="auto"/>
            </w:tcBorders>
            <w:tcMar>
              <w:left w:w="108" w:type="dxa"/>
              <w:right w:w="108" w:type="dxa"/>
            </w:tcMar>
          </w:tcPr>
          <w:p w14:paraId="5E336DAF" w14:textId="3529CA24" w:rsidR="42FE5DA5" w:rsidRDefault="42FE5DA5" w:rsidP="42FE5DA5">
            <w:pPr>
              <w:rPr>
                <w:rFonts w:ascii="Arial" w:eastAsia="Arial" w:hAnsi="Arial" w:cs="Arial"/>
                <w:color w:val="000000" w:themeColor="text1"/>
                <w:lang w:val="es"/>
              </w:rPr>
            </w:pPr>
            <w:r w:rsidRPr="42FE5DA5">
              <w:rPr>
                <w:rFonts w:ascii="Arial" w:eastAsia="Arial" w:hAnsi="Arial" w:cs="Arial"/>
                <w:color w:val="000000" w:themeColor="text1"/>
                <w:lang w:val="es"/>
              </w:rPr>
              <w:t>Tiempo estimado: 3 días</w:t>
            </w:r>
          </w:p>
        </w:tc>
        <w:tc>
          <w:tcPr>
            <w:tcW w:w="4547" w:type="dxa"/>
            <w:tcBorders>
              <w:top w:val="single" w:sz="8" w:space="0" w:color="auto"/>
              <w:left w:val="single" w:sz="8" w:space="0" w:color="auto"/>
              <w:bottom w:val="single" w:sz="8" w:space="0" w:color="auto"/>
              <w:right w:val="single" w:sz="8" w:space="0" w:color="auto"/>
            </w:tcBorders>
            <w:tcMar>
              <w:left w:w="108" w:type="dxa"/>
              <w:right w:w="108" w:type="dxa"/>
            </w:tcMar>
          </w:tcPr>
          <w:p w14:paraId="422A5A80" w14:textId="5AE03286" w:rsidR="42FE5DA5" w:rsidRDefault="42FE5DA5" w:rsidP="42FE5DA5">
            <w:pPr>
              <w:rPr>
                <w:rFonts w:ascii="Arial" w:eastAsia="Arial" w:hAnsi="Arial" w:cs="Arial"/>
                <w:b/>
                <w:bCs/>
                <w:color w:val="000000" w:themeColor="text1"/>
                <w:lang w:val="es"/>
              </w:rPr>
            </w:pPr>
            <w:r w:rsidRPr="42FE5DA5">
              <w:rPr>
                <w:rFonts w:ascii="Arial" w:eastAsia="Arial" w:hAnsi="Arial" w:cs="Arial"/>
                <w:b/>
                <w:bCs/>
                <w:color w:val="000000" w:themeColor="text1"/>
                <w:lang w:val="es"/>
              </w:rPr>
              <w:t xml:space="preserve"> </w:t>
            </w:r>
          </w:p>
        </w:tc>
      </w:tr>
      <w:tr w:rsidR="42FE5DA5" w:rsidRPr="0095405F" w14:paraId="7282C2F4" w14:textId="77777777" w:rsidTr="42FE5DA5">
        <w:trPr>
          <w:trHeight w:val="300"/>
        </w:trPr>
        <w:tc>
          <w:tcPr>
            <w:tcW w:w="9094"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039412C" w14:textId="73A3D677" w:rsidR="42FE5DA5" w:rsidRDefault="42FE5DA5" w:rsidP="42FE5DA5">
            <w:pPr>
              <w:rPr>
                <w:rFonts w:ascii="Arial" w:eastAsia="Arial" w:hAnsi="Arial" w:cs="Arial"/>
                <w:color w:val="000000" w:themeColor="text1"/>
                <w:lang w:val="es"/>
              </w:rPr>
            </w:pPr>
            <w:r w:rsidRPr="42FE5DA5">
              <w:rPr>
                <w:rFonts w:ascii="Arial" w:eastAsia="Arial" w:hAnsi="Arial" w:cs="Arial"/>
                <w:color w:val="000000" w:themeColor="text1"/>
                <w:lang w:val="es"/>
              </w:rPr>
              <w:t>Descripción:</w:t>
            </w:r>
          </w:p>
          <w:tbl>
            <w:tblPr>
              <w:tblW w:w="0" w:type="auto"/>
              <w:tblLayout w:type="fixed"/>
              <w:tblLook w:val="06A0" w:firstRow="1" w:lastRow="0" w:firstColumn="1" w:lastColumn="0" w:noHBand="1" w:noVBand="1"/>
            </w:tblPr>
            <w:tblGrid>
              <w:gridCol w:w="8884"/>
            </w:tblGrid>
            <w:tr w:rsidR="42FE5DA5" w:rsidRPr="0095405F" w14:paraId="26CF049F" w14:textId="77777777" w:rsidTr="42FE5DA5">
              <w:trPr>
                <w:trHeight w:val="300"/>
              </w:trPr>
              <w:tc>
                <w:tcPr>
                  <w:tcW w:w="8884" w:type="dxa"/>
                  <w:vAlign w:val="center"/>
                </w:tcPr>
                <w:p w14:paraId="1C18A3B6" w14:textId="3E311C82" w:rsidR="08950393" w:rsidRPr="00DD428E" w:rsidRDefault="08950393" w:rsidP="42FE5DA5">
                  <w:pPr>
                    <w:spacing w:after="0"/>
                    <w:rPr>
                      <w:rFonts w:ascii="Arial" w:eastAsia="Arial" w:hAnsi="Arial" w:cs="Arial"/>
                      <w:lang w:val="es-PE"/>
                    </w:rPr>
                  </w:pPr>
                  <w:r w:rsidRPr="00DD428E">
                    <w:rPr>
                      <w:rFonts w:ascii="Arial" w:eastAsia="Arial" w:hAnsi="Arial" w:cs="Arial"/>
                      <w:lang w:val="es-PE"/>
                    </w:rPr>
                    <w:t>Como usuario del sistema, quiero poder visualizar todos los detalles de un pedido, incluyendo los productos solicitados, las cantidades, el estado del pedido y la fecha, para tener un control detallado de cada operación realizada.</w:t>
                  </w:r>
                </w:p>
              </w:tc>
            </w:tr>
          </w:tbl>
          <w:p w14:paraId="455C2785" w14:textId="0B0F4C45" w:rsidR="42FE5DA5" w:rsidRDefault="42FE5DA5" w:rsidP="42FE5DA5">
            <w:pPr>
              <w:rPr>
                <w:rFonts w:ascii="Arial" w:eastAsia="Arial" w:hAnsi="Arial" w:cs="Arial"/>
                <w:color w:val="000000" w:themeColor="text1"/>
                <w:lang w:val="es"/>
              </w:rPr>
            </w:pPr>
          </w:p>
        </w:tc>
      </w:tr>
      <w:tr w:rsidR="42FE5DA5" w:rsidRPr="0095405F" w14:paraId="5EEC4134" w14:textId="77777777" w:rsidTr="42FE5DA5">
        <w:trPr>
          <w:trHeight w:val="1410"/>
        </w:trPr>
        <w:tc>
          <w:tcPr>
            <w:tcW w:w="9094"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76A968A" w14:textId="0D2CB236" w:rsidR="42FE5DA5" w:rsidRDefault="42FE5DA5" w:rsidP="42FE5DA5">
            <w:pPr>
              <w:rPr>
                <w:rFonts w:ascii="Arial" w:eastAsia="Arial" w:hAnsi="Arial" w:cs="Arial"/>
                <w:color w:val="000000" w:themeColor="text1"/>
                <w:lang w:val="es"/>
              </w:rPr>
            </w:pPr>
            <w:r w:rsidRPr="42FE5DA5">
              <w:rPr>
                <w:rFonts w:ascii="Arial" w:eastAsia="Arial" w:hAnsi="Arial" w:cs="Arial"/>
                <w:color w:val="000000" w:themeColor="text1"/>
                <w:lang w:val="es"/>
              </w:rPr>
              <w:t>Cristeros de aceptación:</w:t>
            </w:r>
          </w:p>
          <w:p w14:paraId="66B2356D" w14:textId="67553DA0" w:rsidR="489FBEEF" w:rsidRPr="00DD428E" w:rsidRDefault="489FBEEF">
            <w:pPr>
              <w:pStyle w:val="Prrafodelista"/>
              <w:numPr>
                <w:ilvl w:val="0"/>
                <w:numId w:val="6"/>
              </w:numPr>
              <w:rPr>
                <w:rFonts w:ascii="Arial" w:eastAsia="Arial" w:hAnsi="Arial" w:cs="Arial"/>
                <w:color w:val="000000" w:themeColor="text1"/>
                <w:lang w:val="es-PE"/>
              </w:rPr>
            </w:pPr>
            <w:r w:rsidRPr="00DD428E">
              <w:rPr>
                <w:rFonts w:ascii="Arial" w:eastAsia="Arial" w:hAnsi="Arial" w:cs="Arial"/>
                <w:lang w:val="es-PE"/>
              </w:rPr>
              <w:t>Mostrar productos, cantidades, cliente y fecha en los pedidos.</w:t>
            </w:r>
          </w:p>
          <w:p w14:paraId="19AA8B75" w14:textId="445ED3DE" w:rsidR="42FE5DA5" w:rsidRDefault="42FE5DA5" w:rsidP="42FE5DA5">
            <w:pPr>
              <w:rPr>
                <w:rFonts w:ascii="Arial" w:eastAsia="Arial" w:hAnsi="Arial" w:cs="Arial"/>
                <w:color w:val="000000" w:themeColor="text1"/>
                <w:lang w:val="es"/>
              </w:rPr>
            </w:pPr>
            <w:r w:rsidRPr="42FE5DA5">
              <w:rPr>
                <w:rFonts w:ascii="Arial" w:eastAsia="Arial" w:hAnsi="Arial" w:cs="Arial"/>
                <w:color w:val="000000" w:themeColor="text1"/>
                <w:lang w:val="es"/>
              </w:rPr>
              <w:t xml:space="preserve"> </w:t>
            </w:r>
          </w:p>
        </w:tc>
      </w:tr>
    </w:tbl>
    <w:p w14:paraId="12F2DEF7" w14:textId="56CA3E75" w:rsidR="00C95A7B" w:rsidRDefault="5B0D6074" w:rsidP="42FE5DA5">
      <w:pPr>
        <w:spacing w:line="257" w:lineRule="auto"/>
        <w:rPr>
          <w:rFonts w:ascii="Arial" w:eastAsia="Arial" w:hAnsi="Arial" w:cs="Arial"/>
          <w:b/>
          <w:bCs/>
          <w:color w:val="000000" w:themeColor="text1"/>
          <w:lang w:val="es"/>
        </w:rPr>
      </w:pPr>
      <w:r w:rsidRPr="42FE5DA5">
        <w:rPr>
          <w:rFonts w:ascii="Arial" w:eastAsia="Arial" w:hAnsi="Arial" w:cs="Arial"/>
          <w:b/>
          <w:bCs/>
          <w:color w:val="000000" w:themeColor="text1"/>
          <w:lang w:val="es"/>
        </w:rPr>
        <w:t xml:space="preserve"> </w:t>
      </w:r>
    </w:p>
    <w:tbl>
      <w:tblPr>
        <w:tblStyle w:val="Tablaconcuadrcula"/>
        <w:tblpPr w:leftFromText="141" w:rightFromText="141" w:vertAnchor="text" w:horzAnchor="margin" w:tblpY="-38"/>
        <w:tblW w:w="0" w:type="auto"/>
        <w:tblLayout w:type="fixed"/>
        <w:tblLook w:val="04A0" w:firstRow="1" w:lastRow="0" w:firstColumn="1" w:lastColumn="0" w:noHBand="0" w:noVBand="1"/>
      </w:tblPr>
      <w:tblGrid>
        <w:gridCol w:w="4547"/>
        <w:gridCol w:w="4547"/>
      </w:tblGrid>
      <w:tr w:rsidR="00A06156" w:rsidRPr="0095405F" w14:paraId="617CCC29" w14:textId="77777777" w:rsidTr="00A06156">
        <w:trPr>
          <w:trHeight w:val="420"/>
        </w:trPr>
        <w:tc>
          <w:tcPr>
            <w:tcW w:w="9094"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B39BFB8" w14:textId="77777777" w:rsidR="00A06156" w:rsidRDefault="00A06156" w:rsidP="00A06156">
            <w:pPr>
              <w:rPr>
                <w:rFonts w:ascii="Arial" w:eastAsia="Arial" w:hAnsi="Arial" w:cs="Arial"/>
                <w:lang w:val="es"/>
              </w:rPr>
            </w:pPr>
            <w:r w:rsidRPr="42FE5DA5">
              <w:rPr>
                <w:rFonts w:ascii="Arial" w:eastAsia="Arial" w:hAnsi="Arial" w:cs="Arial"/>
                <w:b/>
                <w:bCs/>
                <w:color w:val="000000" w:themeColor="text1"/>
                <w:lang w:val="es"/>
              </w:rPr>
              <w:t>Historia de Usuario:</w:t>
            </w:r>
            <w:r w:rsidRPr="42FE5DA5">
              <w:rPr>
                <w:rFonts w:ascii="Arial" w:eastAsia="Arial" w:hAnsi="Arial" w:cs="Arial"/>
                <w:color w:val="000000" w:themeColor="text1"/>
                <w:lang w:val="es"/>
              </w:rPr>
              <w:t xml:space="preserve"> </w:t>
            </w:r>
            <w:r w:rsidRPr="42FE5DA5">
              <w:rPr>
                <w:rFonts w:ascii="Arial" w:eastAsia="Arial" w:hAnsi="Arial" w:cs="Arial"/>
                <w:lang w:val="es"/>
              </w:rPr>
              <w:t>Generar reportes del Kardex</w:t>
            </w:r>
          </w:p>
        </w:tc>
      </w:tr>
      <w:tr w:rsidR="00A06156" w14:paraId="0618487E" w14:textId="77777777" w:rsidTr="00A06156">
        <w:trPr>
          <w:trHeight w:val="420"/>
        </w:trPr>
        <w:tc>
          <w:tcPr>
            <w:tcW w:w="4547" w:type="dxa"/>
            <w:tcBorders>
              <w:top w:val="single" w:sz="8" w:space="0" w:color="auto"/>
              <w:left w:val="single" w:sz="8" w:space="0" w:color="auto"/>
              <w:bottom w:val="single" w:sz="8" w:space="0" w:color="auto"/>
              <w:right w:val="single" w:sz="8" w:space="0" w:color="auto"/>
            </w:tcBorders>
            <w:tcMar>
              <w:left w:w="108" w:type="dxa"/>
              <w:right w:w="108" w:type="dxa"/>
            </w:tcMar>
          </w:tcPr>
          <w:p w14:paraId="0BB12454" w14:textId="77777777" w:rsidR="00A06156" w:rsidRDefault="00A06156" w:rsidP="00A06156">
            <w:pPr>
              <w:rPr>
                <w:rFonts w:ascii="Arial" w:eastAsia="Arial" w:hAnsi="Arial" w:cs="Arial"/>
                <w:color w:val="000000" w:themeColor="text1"/>
                <w:lang w:val="es"/>
              </w:rPr>
            </w:pPr>
            <w:r w:rsidRPr="42FE5DA5">
              <w:rPr>
                <w:rFonts w:ascii="Arial" w:eastAsia="Arial" w:hAnsi="Arial" w:cs="Arial"/>
                <w:color w:val="000000" w:themeColor="text1"/>
                <w:lang w:val="es"/>
              </w:rPr>
              <w:t>Código: HU005</w:t>
            </w:r>
          </w:p>
        </w:tc>
        <w:tc>
          <w:tcPr>
            <w:tcW w:w="4547" w:type="dxa"/>
            <w:tcBorders>
              <w:top w:val="nil"/>
              <w:left w:val="single" w:sz="8" w:space="0" w:color="auto"/>
              <w:bottom w:val="single" w:sz="8" w:space="0" w:color="auto"/>
              <w:right w:val="single" w:sz="8" w:space="0" w:color="auto"/>
            </w:tcBorders>
            <w:tcMar>
              <w:left w:w="108" w:type="dxa"/>
              <w:right w:w="108" w:type="dxa"/>
            </w:tcMar>
          </w:tcPr>
          <w:p w14:paraId="25CB5F6B" w14:textId="77777777" w:rsidR="00A06156" w:rsidRDefault="00A06156" w:rsidP="00A06156">
            <w:pPr>
              <w:rPr>
                <w:rFonts w:ascii="Arial" w:eastAsia="Arial" w:hAnsi="Arial" w:cs="Arial"/>
                <w:color w:val="000000" w:themeColor="text1"/>
                <w:lang w:val="es"/>
              </w:rPr>
            </w:pPr>
            <w:r w:rsidRPr="42FE5DA5">
              <w:rPr>
                <w:rFonts w:ascii="Arial" w:eastAsia="Arial" w:hAnsi="Arial" w:cs="Arial"/>
                <w:color w:val="000000" w:themeColor="text1"/>
                <w:lang w:val="es"/>
              </w:rPr>
              <w:t>Prioridad: Media</w:t>
            </w:r>
          </w:p>
        </w:tc>
      </w:tr>
      <w:tr w:rsidR="00A06156" w14:paraId="5ADD3926" w14:textId="77777777" w:rsidTr="00A06156">
        <w:trPr>
          <w:trHeight w:val="420"/>
        </w:trPr>
        <w:tc>
          <w:tcPr>
            <w:tcW w:w="4547" w:type="dxa"/>
            <w:tcBorders>
              <w:top w:val="single" w:sz="8" w:space="0" w:color="auto"/>
              <w:left w:val="single" w:sz="8" w:space="0" w:color="auto"/>
              <w:bottom w:val="single" w:sz="8" w:space="0" w:color="auto"/>
              <w:right w:val="single" w:sz="8" w:space="0" w:color="auto"/>
            </w:tcBorders>
            <w:tcMar>
              <w:left w:w="108" w:type="dxa"/>
              <w:right w:w="108" w:type="dxa"/>
            </w:tcMar>
          </w:tcPr>
          <w:p w14:paraId="6CA1BB39" w14:textId="77777777" w:rsidR="00A06156" w:rsidRDefault="00A06156" w:rsidP="00A06156">
            <w:pPr>
              <w:rPr>
                <w:rFonts w:ascii="Arial" w:eastAsia="Arial" w:hAnsi="Arial" w:cs="Arial"/>
                <w:color w:val="000000" w:themeColor="text1"/>
                <w:lang w:val="es"/>
              </w:rPr>
            </w:pPr>
            <w:r w:rsidRPr="42FE5DA5">
              <w:rPr>
                <w:rFonts w:ascii="Arial" w:eastAsia="Arial" w:hAnsi="Arial" w:cs="Arial"/>
                <w:color w:val="000000" w:themeColor="text1"/>
                <w:lang w:val="es"/>
              </w:rPr>
              <w:t>Tiempo estimado: 2 días</w:t>
            </w:r>
          </w:p>
        </w:tc>
        <w:tc>
          <w:tcPr>
            <w:tcW w:w="4547" w:type="dxa"/>
            <w:tcBorders>
              <w:top w:val="single" w:sz="8" w:space="0" w:color="auto"/>
              <w:left w:val="single" w:sz="8" w:space="0" w:color="auto"/>
              <w:bottom w:val="single" w:sz="8" w:space="0" w:color="auto"/>
              <w:right w:val="single" w:sz="8" w:space="0" w:color="auto"/>
            </w:tcBorders>
            <w:tcMar>
              <w:left w:w="108" w:type="dxa"/>
              <w:right w:w="108" w:type="dxa"/>
            </w:tcMar>
          </w:tcPr>
          <w:p w14:paraId="1398756B" w14:textId="77777777" w:rsidR="00A06156" w:rsidRDefault="00A06156" w:rsidP="00A06156">
            <w:pPr>
              <w:rPr>
                <w:rFonts w:ascii="Arial" w:eastAsia="Arial" w:hAnsi="Arial" w:cs="Arial"/>
                <w:b/>
                <w:bCs/>
                <w:color w:val="000000" w:themeColor="text1"/>
                <w:lang w:val="es"/>
              </w:rPr>
            </w:pPr>
            <w:r w:rsidRPr="42FE5DA5">
              <w:rPr>
                <w:rFonts w:ascii="Arial" w:eastAsia="Arial" w:hAnsi="Arial" w:cs="Arial"/>
                <w:b/>
                <w:bCs/>
                <w:color w:val="000000" w:themeColor="text1"/>
                <w:lang w:val="es"/>
              </w:rPr>
              <w:t xml:space="preserve"> </w:t>
            </w:r>
          </w:p>
        </w:tc>
      </w:tr>
      <w:tr w:rsidR="00A06156" w:rsidRPr="0095405F" w14:paraId="78166B0E" w14:textId="77777777" w:rsidTr="00A06156">
        <w:trPr>
          <w:trHeight w:val="300"/>
        </w:trPr>
        <w:tc>
          <w:tcPr>
            <w:tcW w:w="9094"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3E6583E" w14:textId="77777777" w:rsidR="00A06156" w:rsidRDefault="00A06156" w:rsidP="00A06156">
            <w:pPr>
              <w:rPr>
                <w:rFonts w:ascii="Arial" w:eastAsia="Arial" w:hAnsi="Arial" w:cs="Arial"/>
                <w:color w:val="000000" w:themeColor="text1"/>
                <w:lang w:val="es"/>
              </w:rPr>
            </w:pPr>
            <w:r w:rsidRPr="42FE5DA5">
              <w:rPr>
                <w:rFonts w:ascii="Arial" w:eastAsia="Arial" w:hAnsi="Arial" w:cs="Arial"/>
                <w:color w:val="000000" w:themeColor="text1"/>
                <w:lang w:val="es"/>
              </w:rPr>
              <w:t>Descripción:</w:t>
            </w:r>
          </w:p>
          <w:p w14:paraId="66D442E0" w14:textId="77777777" w:rsidR="00A06156" w:rsidRDefault="00A06156" w:rsidP="00A06156">
            <w:pPr>
              <w:rPr>
                <w:rFonts w:ascii="Arial" w:eastAsia="Arial" w:hAnsi="Arial" w:cs="Arial"/>
                <w:lang w:val="es"/>
              </w:rPr>
            </w:pPr>
            <w:r w:rsidRPr="42FE5DA5">
              <w:rPr>
                <w:rFonts w:ascii="Arial" w:eastAsia="Arial" w:hAnsi="Arial" w:cs="Arial"/>
                <w:lang w:val="es"/>
              </w:rPr>
              <w:t>Permite generar reportes detallados del Kardex, donde se visualicen los movimientos de entradas y salidas por producto y fecha</w:t>
            </w:r>
          </w:p>
        </w:tc>
      </w:tr>
      <w:tr w:rsidR="00A06156" w:rsidRPr="0095405F" w14:paraId="4DF66FA0" w14:textId="77777777" w:rsidTr="00A06156">
        <w:trPr>
          <w:trHeight w:val="1110"/>
        </w:trPr>
        <w:tc>
          <w:tcPr>
            <w:tcW w:w="9094"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F15F691" w14:textId="77777777" w:rsidR="00A06156" w:rsidRDefault="00A06156" w:rsidP="00A06156">
            <w:pPr>
              <w:rPr>
                <w:rFonts w:ascii="Arial" w:eastAsia="Arial" w:hAnsi="Arial" w:cs="Arial"/>
                <w:color w:val="000000" w:themeColor="text1"/>
                <w:lang w:val="es"/>
              </w:rPr>
            </w:pPr>
            <w:r w:rsidRPr="42FE5DA5">
              <w:rPr>
                <w:rFonts w:ascii="Arial" w:eastAsia="Arial" w:hAnsi="Arial" w:cs="Arial"/>
                <w:color w:val="000000" w:themeColor="text1"/>
                <w:lang w:val="es"/>
              </w:rPr>
              <w:t>Cristeros de aceptación:</w:t>
            </w:r>
          </w:p>
          <w:p w14:paraId="58A0E387" w14:textId="77777777" w:rsidR="00A06156" w:rsidRPr="00DD428E" w:rsidRDefault="00A06156" w:rsidP="00A06156">
            <w:pPr>
              <w:pStyle w:val="Prrafodelista"/>
              <w:numPr>
                <w:ilvl w:val="0"/>
                <w:numId w:val="6"/>
              </w:numPr>
              <w:rPr>
                <w:rFonts w:ascii="Arial" w:eastAsia="Arial" w:hAnsi="Arial" w:cs="Arial"/>
                <w:color w:val="000000" w:themeColor="text1"/>
                <w:lang w:val="es-PE"/>
              </w:rPr>
            </w:pPr>
            <w:r w:rsidRPr="00DD428E">
              <w:rPr>
                <w:rFonts w:ascii="Arial" w:eastAsia="Arial" w:hAnsi="Arial" w:cs="Arial"/>
                <w:lang w:val="es-PE"/>
              </w:rPr>
              <w:t>Registrar tipo de movimiento, producto, cantidad y fecha.</w:t>
            </w:r>
          </w:p>
          <w:p w14:paraId="2F459D7E" w14:textId="77777777" w:rsidR="00A06156" w:rsidRPr="00DD428E" w:rsidRDefault="00A06156" w:rsidP="00A06156">
            <w:pPr>
              <w:pStyle w:val="Prrafodelista"/>
              <w:numPr>
                <w:ilvl w:val="0"/>
                <w:numId w:val="6"/>
              </w:numPr>
              <w:rPr>
                <w:rFonts w:ascii="Arial" w:eastAsia="Arial" w:hAnsi="Arial" w:cs="Arial"/>
                <w:lang w:val="es-PE"/>
              </w:rPr>
            </w:pPr>
            <w:r w:rsidRPr="00DD428E">
              <w:rPr>
                <w:rFonts w:ascii="Arial" w:eastAsia="Arial" w:hAnsi="Arial" w:cs="Arial"/>
                <w:lang w:val="es-PE"/>
              </w:rPr>
              <w:t>- Visualizar registros en el Kardex.</w:t>
            </w:r>
          </w:p>
          <w:p w14:paraId="1CB7B062" w14:textId="77777777" w:rsidR="00A06156" w:rsidRDefault="00A06156" w:rsidP="00A06156">
            <w:pPr>
              <w:rPr>
                <w:rFonts w:ascii="Arial" w:eastAsia="Arial" w:hAnsi="Arial" w:cs="Arial"/>
                <w:color w:val="000000" w:themeColor="text1"/>
                <w:lang w:val="es"/>
              </w:rPr>
            </w:pPr>
            <w:r w:rsidRPr="42FE5DA5">
              <w:rPr>
                <w:rFonts w:ascii="Arial" w:eastAsia="Arial" w:hAnsi="Arial" w:cs="Arial"/>
                <w:color w:val="000000" w:themeColor="text1"/>
                <w:lang w:val="es"/>
              </w:rPr>
              <w:t xml:space="preserve"> </w:t>
            </w:r>
          </w:p>
        </w:tc>
      </w:tr>
    </w:tbl>
    <w:p w14:paraId="61B432D5" w14:textId="0DDD5E0F" w:rsidR="00C95A7B" w:rsidRDefault="00C95A7B" w:rsidP="42FE5DA5">
      <w:pPr>
        <w:spacing w:line="257" w:lineRule="auto"/>
        <w:rPr>
          <w:rFonts w:ascii="Arial" w:eastAsia="Arial" w:hAnsi="Arial" w:cs="Arial"/>
          <w:b/>
          <w:bCs/>
          <w:color w:val="000000" w:themeColor="text1"/>
          <w:lang w:val="es"/>
        </w:rPr>
      </w:pPr>
    </w:p>
    <w:p w14:paraId="53A46490" w14:textId="13820A53" w:rsidR="00C95A7B" w:rsidRPr="00DD428E" w:rsidRDefault="00C95A7B" w:rsidP="42FE5DA5">
      <w:pPr>
        <w:spacing w:after="0" w:line="276" w:lineRule="auto"/>
        <w:rPr>
          <w:rFonts w:ascii="Arial" w:eastAsia="Arial" w:hAnsi="Arial" w:cs="Arial"/>
          <w:lang w:val="es-PE"/>
        </w:rPr>
      </w:pPr>
    </w:p>
    <w:p w14:paraId="7AD75682" w14:textId="4E8A43F5" w:rsidR="00C95A7B" w:rsidRDefault="5B0D6074" w:rsidP="42FE5DA5">
      <w:pPr>
        <w:spacing w:line="257" w:lineRule="auto"/>
        <w:rPr>
          <w:rFonts w:ascii="Arial" w:eastAsia="Arial" w:hAnsi="Arial" w:cs="Arial"/>
          <w:b/>
          <w:bCs/>
          <w:color w:val="000000" w:themeColor="text1"/>
          <w:lang w:val="es"/>
        </w:rPr>
      </w:pPr>
      <w:r w:rsidRPr="42FE5DA5">
        <w:rPr>
          <w:rFonts w:ascii="Arial" w:eastAsia="Arial" w:hAnsi="Arial" w:cs="Arial"/>
          <w:b/>
          <w:bCs/>
          <w:color w:val="000000" w:themeColor="text1"/>
          <w:lang w:val="es"/>
        </w:rPr>
        <w:t xml:space="preserve"> </w:t>
      </w:r>
    </w:p>
    <w:tbl>
      <w:tblPr>
        <w:tblStyle w:val="Tablaconcuadrcula"/>
        <w:tblW w:w="0" w:type="auto"/>
        <w:tblLayout w:type="fixed"/>
        <w:tblLook w:val="04A0" w:firstRow="1" w:lastRow="0" w:firstColumn="1" w:lastColumn="0" w:noHBand="0" w:noVBand="1"/>
      </w:tblPr>
      <w:tblGrid>
        <w:gridCol w:w="4547"/>
        <w:gridCol w:w="4547"/>
      </w:tblGrid>
      <w:tr w:rsidR="42FE5DA5" w:rsidRPr="0095405F" w14:paraId="02D8970D" w14:textId="77777777" w:rsidTr="42FE5DA5">
        <w:trPr>
          <w:trHeight w:val="420"/>
        </w:trPr>
        <w:tc>
          <w:tcPr>
            <w:tcW w:w="9094"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7B7CBCA" w14:textId="4AD9480C" w:rsidR="42FE5DA5" w:rsidRDefault="42FE5DA5" w:rsidP="42FE5DA5">
            <w:pPr>
              <w:rPr>
                <w:rFonts w:ascii="Arial" w:eastAsia="Arial" w:hAnsi="Arial" w:cs="Arial"/>
                <w:color w:val="000000" w:themeColor="text1"/>
                <w:lang w:val="es"/>
              </w:rPr>
            </w:pPr>
            <w:r w:rsidRPr="42FE5DA5">
              <w:rPr>
                <w:rFonts w:ascii="Arial" w:eastAsia="Arial" w:hAnsi="Arial" w:cs="Arial"/>
                <w:b/>
                <w:bCs/>
                <w:color w:val="000000" w:themeColor="text1"/>
                <w:lang w:val="es"/>
              </w:rPr>
              <w:lastRenderedPageBreak/>
              <w:t>Historia de Usuario:</w:t>
            </w:r>
            <w:r w:rsidRPr="42FE5DA5">
              <w:rPr>
                <w:rFonts w:ascii="Arial" w:eastAsia="Arial" w:hAnsi="Arial" w:cs="Arial"/>
                <w:color w:val="000000" w:themeColor="text1"/>
                <w:lang w:val="es"/>
              </w:rPr>
              <w:t xml:space="preserve"> Registro de Proveedores</w:t>
            </w:r>
          </w:p>
        </w:tc>
      </w:tr>
      <w:tr w:rsidR="42FE5DA5" w14:paraId="6DE6DE41" w14:textId="77777777" w:rsidTr="42FE5DA5">
        <w:trPr>
          <w:trHeight w:val="420"/>
        </w:trPr>
        <w:tc>
          <w:tcPr>
            <w:tcW w:w="4547" w:type="dxa"/>
            <w:tcBorders>
              <w:top w:val="single" w:sz="8" w:space="0" w:color="auto"/>
              <w:left w:val="single" w:sz="8" w:space="0" w:color="auto"/>
              <w:bottom w:val="single" w:sz="8" w:space="0" w:color="auto"/>
              <w:right w:val="single" w:sz="8" w:space="0" w:color="auto"/>
            </w:tcBorders>
            <w:tcMar>
              <w:left w:w="108" w:type="dxa"/>
              <w:right w:w="108" w:type="dxa"/>
            </w:tcMar>
          </w:tcPr>
          <w:p w14:paraId="73DF8950" w14:textId="3E579219" w:rsidR="42FE5DA5" w:rsidRDefault="42FE5DA5" w:rsidP="42FE5DA5">
            <w:pPr>
              <w:rPr>
                <w:rFonts w:ascii="Arial" w:eastAsia="Arial" w:hAnsi="Arial" w:cs="Arial"/>
                <w:color w:val="000000" w:themeColor="text1"/>
                <w:lang w:val="es"/>
              </w:rPr>
            </w:pPr>
            <w:r w:rsidRPr="42FE5DA5">
              <w:rPr>
                <w:rFonts w:ascii="Arial" w:eastAsia="Arial" w:hAnsi="Arial" w:cs="Arial"/>
                <w:color w:val="000000" w:themeColor="text1"/>
                <w:lang w:val="es"/>
              </w:rPr>
              <w:t>Código: HU006</w:t>
            </w:r>
          </w:p>
        </w:tc>
        <w:tc>
          <w:tcPr>
            <w:tcW w:w="4547" w:type="dxa"/>
            <w:tcBorders>
              <w:top w:val="nil"/>
              <w:left w:val="single" w:sz="8" w:space="0" w:color="auto"/>
              <w:bottom w:val="single" w:sz="8" w:space="0" w:color="auto"/>
              <w:right w:val="single" w:sz="8" w:space="0" w:color="auto"/>
            </w:tcBorders>
            <w:tcMar>
              <w:left w:w="108" w:type="dxa"/>
              <w:right w:w="108" w:type="dxa"/>
            </w:tcMar>
          </w:tcPr>
          <w:p w14:paraId="2E3D1274" w14:textId="6D12DA58" w:rsidR="42FE5DA5" w:rsidRDefault="42FE5DA5" w:rsidP="42FE5DA5">
            <w:pPr>
              <w:rPr>
                <w:rFonts w:ascii="Arial" w:eastAsia="Arial" w:hAnsi="Arial" w:cs="Arial"/>
                <w:color w:val="000000" w:themeColor="text1"/>
                <w:lang w:val="es"/>
              </w:rPr>
            </w:pPr>
            <w:r w:rsidRPr="42FE5DA5">
              <w:rPr>
                <w:rFonts w:ascii="Arial" w:eastAsia="Arial" w:hAnsi="Arial" w:cs="Arial"/>
                <w:color w:val="000000" w:themeColor="text1"/>
                <w:lang w:val="es"/>
              </w:rPr>
              <w:t>Prioridad: Media</w:t>
            </w:r>
          </w:p>
        </w:tc>
      </w:tr>
      <w:tr w:rsidR="42FE5DA5" w14:paraId="15382DF4" w14:textId="77777777" w:rsidTr="42FE5DA5">
        <w:trPr>
          <w:trHeight w:val="420"/>
        </w:trPr>
        <w:tc>
          <w:tcPr>
            <w:tcW w:w="4547" w:type="dxa"/>
            <w:tcBorders>
              <w:top w:val="single" w:sz="8" w:space="0" w:color="auto"/>
              <w:left w:val="single" w:sz="8" w:space="0" w:color="auto"/>
              <w:bottom w:val="single" w:sz="8" w:space="0" w:color="auto"/>
              <w:right w:val="single" w:sz="8" w:space="0" w:color="auto"/>
            </w:tcBorders>
            <w:tcMar>
              <w:left w:w="108" w:type="dxa"/>
              <w:right w:w="108" w:type="dxa"/>
            </w:tcMar>
          </w:tcPr>
          <w:p w14:paraId="71AFB034" w14:textId="28609506" w:rsidR="42FE5DA5" w:rsidRDefault="42FE5DA5" w:rsidP="42FE5DA5">
            <w:pPr>
              <w:rPr>
                <w:rFonts w:ascii="Arial" w:eastAsia="Arial" w:hAnsi="Arial" w:cs="Arial"/>
                <w:color w:val="000000" w:themeColor="text1"/>
                <w:lang w:val="es"/>
              </w:rPr>
            </w:pPr>
            <w:r w:rsidRPr="42FE5DA5">
              <w:rPr>
                <w:rFonts w:ascii="Arial" w:eastAsia="Arial" w:hAnsi="Arial" w:cs="Arial"/>
                <w:color w:val="000000" w:themeColor="text1"/>
                <w:lang w:val="es"/>
              </w:rPr>
              <w:t>Tiempo estimado: 2 días</w:t>
            </w:r>
          </w:p>
        </w:tc>
        <w:tc>
          <w:tcPr>
            <w:tcW w:w="4547" w:type="dxa"/>
            <w:tcBorders>
              <w:top w:val="single" w:sz="8" w:space="0" w:color="auto"/>
              <w:left w:val="single" w:sz="8" w:space="0" w:color="auto"/>
              <w:bottom w:val="single" w:sz="8" w:space="0" w:color="auto"/>
              <w:right w:val="single" w:sz="8" w:space="0" w:color="auto"/>
            </w:tcBorders>
            <w:tcMar>
              <w:left w:w="108" w:type="dxa"/>
              <w:right w:w="108" w:type="dxa"/>
            </w:tcMar>
          </w:tcPr>
          <w:p w14:paraId="3AF57508" w14:textId="237772EC" w:rsidR="42FE5DA5" w:rsidRDefault="42FE5DA5" w:rsidP="42FE5DA5">
            <w:pPr>
              <w:rPr>
                <w:rFonts w:ascii="Arial" w:eastAsia="Arial" w:hAnsi="Arial" w:cs="Arial"/>
                <w:b/>
                <w:bCs/>
                <w:color w:val="000000" w:themeColor="text1"/>
                <w:lang w:val="es"/>
              </w:rPr>
            </w:pPr>
            <w:r w:rsidRPr="42FE5DA5">
              <w:rPr>
                <w:rFonts w:ascii="Arial" w:eastAsia="Arial" w:hAnsi="Arial" w:cs="Arial"/>
                <w:b/>
                <w:bCs/>
                <w:color w:val="000000" w:themeColor="text1"/>
                <w:lang w:val="es"/>
              </w:rPr>
              <w:t xml:space="preserve"> </w:t>
            </w:r>
          </w:p>
        </w:tc>
      </w:tr>
      <w:tr w:rsidR="42FE5DA5" w:rsidRPr="0095405F" w14:paraId="6EC74F2C" w14:textId="77777777" w:rsidTr="42FE5DA5">
        <w:trPr>
          <w:trHeight w:val="300"/>
        </w:trPr>
        <w:tc>
          <w:tcPr>
            <w:tcW w:w="9094"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6BADCF5" w14:textId="769D27E7" w:rsidR="42FE5DA5" w:rsidRDefault="42FE5DA5" w:rsidP="42FE5DA5">
            <w:pPr>
              <w:rPr>
                <w:rFonts w:ascii="Arial" w:eastAsia="Arial" w:hAnsi="Arial" w:cs="Arial"/>
                <w:color w:val="000000" w:themeColor="text1"/>
                <w:lang w:val="es"/>
              </w:rPr>
            </w:pPr>
            <w:r w:rsidRPr="42FE5DA5">
              <w:rPr>
                <w:rFonts w:ascii="Arial" w:eastAsia="Arial" w:hAnsi="Arial" w:cs="Arial"/>
                <w:color w:val="000000" w:themeColor="text1"/>
                <w:lang w:val="es"/>
              </w:rPr>
              <w:t>Descripción:</w:t>
            </w:r>
          </w:p>
          <w:p w14:paraId="3DD25050" w14:textId="46A4CE8B" w:rsidR="5B8E013C" w:rsidRDefault="5B8E013C" w:rsidP="42FE5DA5">
            <w:pPr>
              <w:rPr>
                <w:rFonts w:ascii="Arial" w:eastAsia="Arial" w:hAnsi="Arial" w:cs="Arial"/>
                <w:lang w:val="es-ES"/>
              </w:rPr>
            </w:pPr>
            <w:r w:rsidRPr="42FE5DA5">
              <w:rPr>
                <w:rFonts w:ascii="Arial" w:eastAsia="Arial" w:hAnsi="Arial" w:cs="Arial"/>
                <w:lang w:val="es-ES"/>
              </w:rPr>
              <w:t>Permite gestionar</w:t>
            </w:r>
            <w:r w:rsidR="0AA191B8" w:rsidRPr="42FE5DA5">
              <w:rPr>
                <w:rFonts w:ascii="Arial" w:eastAsia="Arial" w:hAnsi="Arial" w:cs="Arial"/>
                <w:lang w:val="es-ES"/>
              </w:rPr>
              <w:t xml:space="preserve"> los proveedores de productos, permitiendo registrar información como nombre del proveedor, dirección, contacto y productos suministrados, para mantener actualizada la base de datos de proveedores</w:t>
            </w:r>
          </w:p>
        </w:tc>
      </w:tr>
      <w:tr w:rsidR="42FE5DA5" w:rsidRPr="0095405F" w14:paraId="740ECA1F" w14:textId="77777777" w:rsidTr="42FE5DA5">
        <w:trPr>
          <w:trHeight w:val="75"/>
        </w:trPr>
        <w:tc>
          <w:tcPr>
            <w:tcW w:w="9094"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B95BF92" w14:textId="0458A171" w:rsidR="42FE5DA5" w:rsidRDefault="42FE5DA5" w:rsidP="42FE5DA5">
            <w:pPr>
              <w:rPr>
                <w:rFonts w:ascii="Arial" w:eastAsia="Arial" w:hAnsi="Arial" w:cs="Arial"/>
                <w:color w:val="000000" w:themeColor="text1"/>
                <w:lang w:val="es"/>
              </w:rPr>
            </w:pPr>
            <w:r w:rsidRPr="42FE5DA5">
              <w:rPr>
                <w:rFonts w:ascii="Arial" w:eastAsia="Arial" w:hAnsi="Arial" w:cs="Arial"/>
                <w:color w:val="000000" w:themeColor="text1"/>
                <w:lang w:val="es"/>
              </w:rPr>
              <w:t>Cristeros de aceptación:</w:t>
            </w:r>
          </w:p>
          <w:p w14:paraId="4F7C2732" w14:textId="3E29B0FC" w:rsidR="7556B121" w:rsidRDefault="7556B121" w:rsidP="42FE5DA5">
            <w:pPr>
              <w:pStyle w:val="Prrafodelista"/>
              <w:numPr>
                <w:ilvl w:val="0"/>
                <w:numId w:val="2"/>
              </w:numPr>
              <w:rPr>
                <w:rFonts w:ascii="Arial" w:eastAsia="Arial" w:hAnsi="Arial" w:cs="Arial"/>
              </w:rPr>
            </w:pPr>
            <w:proofErr w:type="spellStart"/>
            <w:r w:rsidRPr="42FE5DA5">
              <w:rPr>
                <w:rFonts w:ascii="Arial" w:eastAsia="Arial" w:hAnsi="Arial" w:cs="Arial"/>
              </w:rPr>
              <w:t>Permitir</w:t>
            </w:r>
            <w:proofErr w:type="spellEnd"/>
            <w:r w:rsidRPr="42FE5DA5">
              <w:rPr>
                <w:rFonts w:ascii="Arial" w:eastAsia="Arial" w:hAnsi="Arial" w:cs="Arial"/>
              </w:rPr>
              <w:t xml:space="preserve"> registrar </w:t>
            </w:r>
            <w:proofErr w:type="spellStart"/>
            <w:r w:rsidRPr="42FE5DA5">
              <w:rPr>
                <w:rFonts w:ascii="Arial" w:eastAsia="Arial" w:hAnsi="Arial" w:cs="Arial"/>
              </w:rPr>
              <w:t>nuevos</w:t>
            </w:r>
            <w:proofErr w:type="spellEnd"/>
            <w:r w:rsidRPr="42FE5DA5">
              <w:rPr>
                <w:rFonts w:ascii="Arial" w:eastAsia="Arial" w:hAnsi="Arial" w:cs="Arial"/>
              </w:rPr>
              <w:t xml:space="preserve"> </w:t>
            </w:r>
            <w:proofErr w:type="spellStart"/>
            <w:r w:rsidRPr="42FE5DA5">
              <w:rPr>
                <w:rFonts w:ascii="Arial" w:eastAsia="Arial" w:hAnsi="Arial" w:cs="Arial"/>
              </w:rPr>
              <w:t>proveedores</w:t>
            </w:r>
            <w:proofErr w:type="spellEnd"/>
            <w:r w:rsidRPr="42FE5DA5">
              <w:rPr>
                <w:rFonts w:ascii="Arial" w:eastAsia="Arial" w:hAnsi="Arial" w:cs="Arial"/>
              </w:rPr>
              <w:t>.</w:t>
            </w:r>
          </w:p>
          <w:p w14:paraId="61321861" w14:textId="6D0910B1" w:rsidR="7556B121" w:rsidRPr="00DD428E" w:rsidRDefault="7556B121" w:rsidP="42FE5DA5">
            <w:pPr>
              <w:pStyle w:val="Prrafodelista"/>
              <w:numPr>
                <w:ilvl w:val="0"/>
                <w:numId w:val="2"/>
              </w:numPr>
              <w:rPr>
                <w:rFonts w:ascii="Arial" w:eastAsia="Arial" w:hAnsi="Arial" w:cs="Arial"/>
                <w:lang w:val="es-PE"/>
              </w:rPr>
            </w:pPr>
            <w:r w:rsidRPr="00DD428E">
              <w:rPr>
                <w:rFonts w:ascii="Arial" w:eastAsia="Arial" w:hAnsi="Arial" w:cs="Arial"/>
                <w:lang w:val="es-PE"/>
              </w:rPr>
              <w:t>Permitir actualizar la información de los proveedores.</w:t>
            </w:r>
          </w:p>
          <w:p w14:paraId="52F728CE" w14:textId="66DDA791" w:rsidR="7556B121" w:rsidRPr="00DD428E" w:rsidRDefault="7556B121" w:rsidP="42FE5DA5">
            <w:pPr>
              <w:pStyle w:val="Prrafodelista"/>
              <w:numPr>
                <w:ilvl w:val="0"/>
                <w:numId w:val="2"/>
              </w:numPr>
              <w:rPr>
                <w:rFonts w:ascii="Arial" w:eastAsia="Arial" w:hAnsi="Arial" w:cs="Arial"/>
                <w:lang w:val="es-PE"/>
              </w:rPr>
            </w:pPr>
            <w:r w:rsidRPr="00DD428E">
              <w:rPr>
                <w:rFonts w:ascii="Arial" w:eastAsia="Arial" w:hAnsi="Arial" w:cs="Arial"/>
                <w:lang w:val="es-PE"/>
              </w:rPr>
              <w:t>Mostrar la lista de proveedores registros</w:t>
            </w:r>
          </w:p>
        </w:tc>
      </w:tr>
    </w:tbl>
    <w:p w14:paraId="7A592CF4" w14:textId="35584E4A" w:rsidR="00C95A7B" w:rsidRDefault="5B0D6074" w:rsidP="42FE5DA5">
      <w:pPr>
        <w:spacing w:line="257" w:lineRule="auto"/>
        <w:rPr>
          <w:rFonts w:ascii="Arial" w:eastAsia="Arial" w:hAnsi="Arial" w:cs="Arial"/>
          <w:b/>
          <w:bCs/>
          <w:color w:val="000000" w:themeColor="text1"/>
          <w:lang w:val="es"/>
        </w:rPr>
      </w:pPr>
      <w:r w:rsidRPr="42FE5DA5">
        <w:rPr>
          <w:rFonts w:ascii="Arial" w:eastAsia="Arial" w:hAnsi="Arial" w:cs="Arial"/>
          <w:b/>
          <w:bCs/>
          <w:color w:val="000000" w:themeColor="text1"/>
          <w:lang w:val="es"/>
        </w:rPr>
        <w:t xml:space="preserve">  </w:t>
      </w:r>
    </w:p>
    <w:tbl>
      <w:tblPr>
        <w:tblStyle w:val="Tablaconcuadrcula"/>
        <w:tblW w:w="0" w:type="auto"/>
        <w:tblLayout w:type="fixed"/>
        <w:tblLook w:val="04A0" w:firstRow="1" w:lastRow="0" w:firstColumn="1" w:lastColumn="0" w:noHBand="0" w:noVBand="1"/>
      </w:tblPr>
      <w:tblGrid>
        <w:gridCol w:w="4547"/>
        <w:gridCol w:w="4547"/>
      </w:tblGrid>
      <w:tr w:rsidR="42FE5DA5" w:rsidRPr="0095405F" w14:paraId="05B3C727" w14:textId="77777777" w:rsidTr="42FE5DA5">
        <w:trPr>
          <w:trHeight w:val="420"/>
        </w:trPr>
        <w:tc>
          <w:tcPr>
            <w:tcW w:w="9094"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77D9FD8" w14:textId="192A59FE" w:rsidR="42FE5DA5" w:rsidRDefault="42FE5DA5" w:rsidP="42FE5DA5">
            <w:pPr>
              <w:rPr>
                <w:rFonts w:ascii="Arial" w:eastAsia="Arial" w:hAnsi="Arial" w:cs="Arial"/>
                <w:color w:val="000000" w:themeColor="text1"/>
                <w:lang w:val="es"/>
              </w:rPr>
            </w:pPr>
            <w:r w:rsidRPr="42FE5DA5">
              <w:rPr>
                <w:rFonts w:ascii="Arial" w:eastAsia="Arial" w:hAnsi="Arial" w:cs="Arial"/>
                <w:b/>
                <w:bCs/>
                <w:color w:val="000000" w:themeColor="text1"/>
                <w:lang w:val="es"/>
              </w:rPr>
              <w:t>Historia de Usuario:</w:t>
            </w:r>
            <w:r w:rsidRPr="42FE5DA5">
              <w:rPr>
                <w:rFonts w:ascii="Arial" w:eastAsia="Arial" w:hAnsi="Arial" w:cs="Arial"/>
                <w:color w:val="000000" w:themeColor="text1"/>
                <w:lang w:val="es"/>
              </w:rPr>
              <w:t xml:space="preserve"> Gestión de tipos de Pago</w:t>
            </w:r>
          </w:p>
        </w:tc>
      </w:tr>
      <w:tr w:rsidR="42FE5DA5" w14:paraId="4D335D34" w14:textId="77777777" w:rsidTr="42FE5DA5">
        <w:trPr>
          <w:trHeight w:val="420"/>
        </w:trPr>
        <w:tc>
          <w:tcPr>
            <w:tcW w:w="4547" w:type="dxa"/>
            <w:tcBorders>
              <w:top w:val="single" w:sz="8" w:space="0" w:color="auto"/>
              <w:left w:val="single" w:sz="8" w:space="0" w:color="auto"/>
              <w:bottom w:val="single" w:sz="8" w:space="0" w:color="auto"/>
              <w:right w:val="single" w:sz="8" w:space="0" w:color="auto"/>
            </w:tcBorders>
            <w:tcMar>
              <w:left w:w="108" w:type="dxa"/>
              <w:right w:w="108" w:type="dxa"/>
            </w:tcMar>
          </w:tcPr>
          <w:p w14:paraId="133E2E95" w14:textId="0AD31F25" w:rsidR="42FE5DA5" w:rsidRDefault="42FE5DA5" w:rsidP="42FE5DA5">
            <w:pPr>
              <w:rPr>
                <w:rFonts w:ascii="Arial" w:eastAsia="Arial" w:hAnsi="Arial" w:cs="Arial"/>
                <w:color w:val="000000" w:themeColor="text1"/>
                <w:lang w:val="es"/>
              </w:rPr>
            </w:pPr>
            <w:r w:rsidRPr="42FE5DA5">
              <w:rPr>
                <w:rFonts w:ascii="Arial" w:eastAsia="Arial" w:hAnsi="Arial" w:cs="Arial"/>
                <w:color w:val="000000" w:themeColor="text1"/>
                <w:lang w:val="es"/>
              </w:rPr>
              <w:t>Código: HU009</w:t>
            </w:r>
          </w:p>
        </w:tc>
        <w:tc>
          <w:tcPr>
            <w:tcW w:w="4547" w:type="dxa"/>
            <w:tcBorders>
              <w:top w:val="nil"/>
              <w:left w:val="single" w:sz="8" w:space="0" w:color="auto"/>
              <w:bottom w:val="single" w:sz="8" w:space="0" w:color="auto"/>
              <w:right w:val="single" w:sz="8" w:space="0" w:color="auto"/>
            </w:tcBorders>
            <w:tcMar>
              <w:left w:w="108" w:type="dxa"/>
              <w:right w:w="108" w:type="dxa"/>
            </w:tcMar>
          </w:tcPr>
          <w:p w14:paraId="701D4DD7" w14:textId="5D8DEB0C" w:rsidR="42FE5DA5" w:rsidRDefault="42FE5DA5" w:rsidP="42FE5DA5">
            <w:pPr>
              <w:rPr>
                <w:rFonts w:ascii="Arial" w:eastAsia="Arial" w:hAnsi="Arial" w:cs="Arial"/>
                <w:color w:val="000000" w:themeColor="text1"/>
                <w:lang w:val="es"/>
              </w:rPr>
            </w:pPr>
            <w:r w:rsidRPr="42FE5DA5">
              <w:rPr>
                <w:rFonts w:ascii="Arial" w:eastAsia="Arial" w:hAnsi="Arial" w:cs="Arial"/>
                <w:color w:val="000000" w:themeColor="text1"/>
                <w:lang w:val="es"/>
              </w:rPr>
              <w:t>Prioridad: baja</w:t>
            </w:r>
          </w:p>
        </w:tc>
      </w:tr>
      <w:tr w:rsidR="42FE5DA5" w14:paraId="56B5F13C" w14:textId="77777777" w:rsidTr="42FE5DA5">
        <w:trPr>
          <w:trHeight w:val="420"/>
        </w:trPr>
        <w:tc>
          <w:tcPr>
            <w:tcW w:w="4547" w:type="dxa"/>
            <w:tcBorders>
              <w:top w:val="single" w:sz="8" w:space="0" w:color="auto"/>
              <w:left w:val="single" w:sz="8" w:space="0" w:color="auto"/>
              <w:bottom w:val="single" w:sz="8" w:space="0" w:color="auto"/>
              <w:right w:val="single" w:sz="8" w:space="0" w:color="auto"/>
            </w:tcBorders>
            <w:tcMar>
              <w:left w:w="108" w:type="dxa"/>
              <w:right w:w="108" w:type="dxa"/>
            </w:tcMar>
          </w:tcPr>
          <w:p w14:paraId="18B26988" w14:textId="198313F2" w:rsidR="42FE5DA5" w:rsidRDefault="42FE5DA5" w:rsidP="42FE5DA5">
            <w:pPr>
              <w:rPr>
                <w:rFonts w:ascii="Arial" w:eastAsia="Arial" w:hAnsi="Arial" w:cs="Arial"/>
                <w:color w:val="000000" w:themeColor="text1"/>
                <w:lang w:val="es"/>
              </w:rPr>
            </w:pPr>
            <w:r w:rsidRPr="42FE5DA5">
              <w:rPr>
                <w:rFonts w:ascii="Arial" w:eastAsia="Arial" w:hAnsi="Arial" w:cs="Arial"/>
                <w:color w:val="000000" w:themeColor="text1"/>
                <w:lang w:val="es"/>
              </w:rPr>
              <w:t>Tiempo estimado: 1 día</w:t>
            </w:r>
          </w:p>
        </w:tc>
        <w:tc>
          <w:tcPr>
            <w:tcW w:w="4547" w:type="dxa"/>
            <w:tcBorders>
              <w:top w:val="single" w:sz="8" w:space="0" w:color="auto"/>
              <w:left w:val="single" w:sz="8" w:space="0" w:color="auto"/>
              <w:bottom w:val="single" w:sz="8" w:space="0" w:color="auto"/>
              <w:right w:val="single" w:sz="8" w:space="0" w:color="auto"/>
            </w:tcBorders>
            <w:tcMar>
              <w:left w:w="108" w:type="dxa"/>
              <w:right w:w="108" w:type="dxa"/>
            </w:tcMar>
          </w:tcPr>
          <w:p w14:paraId="6A3806B3" w14:textId="1198FBFD" w:rsidR="42FE5DA5" w:rsidRDefault="42FE5DA5" w:rsidP="42FE5DA5">
            <w:pPr>
              <w:rPr>
                <w:rFonts w:ascii="Arial" w:eastAsia="Arial" w:hAnsi="Arial" w:cs="Arial"/>
                <w:b/>
                <w:bCs/>
                <w:color w:val="000000" w:themeColor="text1"/>
                <w:lang w:val="es"/>
              </w:rPr>
            </w:pPr>
            <w:r w:rsidRPr="42FE5DA5">
              <w:rPr>
                <w:rFonts w:ascii="Arial" w:eastAsia="Arial" w:hAnsi="Arial" w:cs="Arial"/>
                <w:b/>
                <w:bCs/>
                <w:color w:val="000000" w:themeColor="text1"/>
                <w:lang w:val="es"/>
              </w:rPr>
              <w:t xml:space="preserve"> </w:t>
            </w:r>
          </w:p>
        </w:tc>
      </w:tr>
      <w:tr w:rsidR="42FE5DA5" w:rsidRPr="0095405F" w14:paraId="2AED0D63" w14:textId="77777777" w:rsidTr="42FE5DA5">
        <w:trPr>
          <w:trHeight w:val="300"/>
        </w:trPr>
        <w:tc>
          <w:tcPr>
            <w:tcW w:w="9094"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DFC4A6B" w14:textId="1F7EA15A" w:rsidR="42FE5DA5" w:rsidRDefault="42FE5DA5" w:rsidP="42FE5DA5">
            <w:pPr>
              <w:rPr>
                <w:rFonts w:ascii="Arial" w:eastAsia="Arial" w:hAnsi="Arial" w:cs="Arial"/>
                <w:color w:val="000000" w:themeColor="text1"/>
                <w:lang w:val="es"/>
              </w:rPr>
            </w:pPr>
            <w:r w:rsidRPr="42FE5DA5">
              <w:rPr>
                <w:rFonts w:ascii="Arial" w:eastAsia="Arial" w:hAnsi="Arial" w:cs="Arial"/>
                <w:color w:val="000000" w:themeColor="text1"/>
                <w:lang w:val="es"/>
              </w:rPr>
              <w:t>Descripción:</w:t>
            </w:r>
          </w:p>
          <w:p w14:paraId="7DBAC801" w14:textId="57305A69" w:rsidR="16E85351" w:rsidRDefault="16E85351" w:rsidP="42FE5DA5">
            <w:pPr>
              <w:rPr>
                <w:rFonts w:ascii="Arial" w:eastAsia="Arial" w:hAnsi="Arial" w:cs="Arial"/>
                <w:color w:val="000000" w:themeColor="text1"/>
                <w:lang w:val="es-ES"/>
              </w:rPr>
            </w:pPr>
            <w:r w:rsidRPr="42FE5DA5">
              <w:rPr>
                <w:rFonts w:ascii="Arial" w:eastAsia="Arial" w:hAnsi="Arial" w:cs="Arial"/>
                <w:color w:val="000000" w:themeColor="text1"/>
                <w:lang w:val="es-ES"/>
              </w:rPr>
              <w:t>Permite</w:t>
            </w:r>
            <w:r w:rsidR="42FE5DA5" w:rsidRPr="42FE5DA5">
              <w:rPr>
                <w:rFonts w:ascii="Arial" w:eastAsia="Arial" w:hAnsi="Arial" w:cs="Arial"/>
                <w:color w:val="000000" w:themeColor="text1"/>
                <w:lang w:val="es-ES"/>
              </w:rPr>
              <w:t xml:space="preserve"> gestionar los tipos de pago disponibles para ofrecer diferentes opciones en el momento de registrar pagos.</w:t>
            </w:r>
          </w:p>
        </w:tc>
      </w:tr>
      <w:tr w:rsidR="42FE5DA5" w:rsidRPr="0095405F" w14:paraId="7A1BDE0C" w14:textId="77777777" w:rsidTr="42FE5DA5">
        <w:trPr>
          <w:trHeight w:val="930"/>
        </w:trPr>
        <w:tc>
          <w:tcPr>
            <w:tcW w:w="9094"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035CE18" w14:textId="51148F2D" w:rsidR="42FE5DA5" w:rsidRDefault="42FE5DA5" w:rsidP="42FE5DA5">
            <w:pPr>
              <w:rPr>
                <w:rFonts w:ascii="Arial" w:eastAsia="Arial" w:hAnsi="Arial" w:cs="Arial"/>
                <w:color w:val="000000" w:themeColor="text1"/>
                <w:lang w:val="es"/>
              </w:rPr>
            </w:pPr>
            <w:r w:rsidRPr="42FE5DA5">
              <w:rPr>
                <w:rFonts w:ascii="Arial" w:eastAsia="Arial" w:hAnsi="Arial" w:cs="Arial"/>
                <w:color w:val="000000" w:themeColor="text1"/>
                <w:lang w:val="es"/>
              </w:rPr>
              <w:t>Cristeros de aceptación:</w:t>
            </w:r>
          </w:p>
          <w:p w14:paraId="3C18A5B1" w14:textId="6400A688" w:rsidR="42FE5DA5" w:rsidRPr="00DD428E" w:rsidRDefault="42FE5DA5">
            <w:pPr>
              <w:pStyle w:val="Prrafodelista"/>
              <w:numPr>
                <w:ilvl w:val="0"/>
                <w:numId w:val="5"/>
              </w:numPr>
              <w:rPr>
                <w:rFonts w:ascii="Arial" w:eastAsia="Arial" w:hAnsi="Arial" w:cs="Arial"/>
                <w:color w:val="000000" w:themeColor="text1"/>
                <w:lang w:val="es-PE"/>
              </w:rPr>
            </w:pPr>
            <w:r w:rsidRPr="00DD428E">
              <w:rPr>
                <w:rFonts w:ascii="Arial" w:eastAsia="Arial" w:hAnsi="Arial" w:cs="Arial"/>
                <w:color w:val="000000" w:themeColor="text1"/>
                <w:lang w:val="es-PE"/>
              </w:rPr>
              <w:t>Permitir agregar nuevos tipos de pago (Ej.: Efectivo, Transferencia, Tarjeta).</w:t>
            </w:r>
          </w:p>
          <w:p w14:paraId="3444155A" w14:textId="22B432B7" w:rsidR="42FE5DA5" w:rsidRPr="00DD428E" w:rsidRDefault="42FE5DA5">
            <w:pPr>
              <w:pStyle w:val="Prrafodelista"/>
              <w:numPr>
                <w:ilvl w:val="0"/>
                <w:numId w:val="5"/>
              </w:numPr>
              <w:rPr>
                <w:rFonts w:ascii="Arial" w:eastAsia="Arial" w:hAnsi="Arial" w:cs="Arial"/>
                <w:color w:val="000000" w:themeColor="text1"/>
                <w:lang w:val="es-PE"/>
              </w:rPr>
            </w:pPr>
            <w:r w:rsidRPr="00DD428E">
              <w:rPr>
                <w:rFonts w:ascii="Arial" w:eastAsia="Arial" w:hAnsi="Arial" w:cs="Arial"/>
                <w:color w:val="000000" w:themeColor="text1"/>
                <w:lang w:val="es-PE"/>
              </w:rPr>
              <w:t xml:space="preserve"> Permitir modificar la descripción de un tipo de pago existente.</w:t>
            </w:r>
          </w:p>
          <w:p w14:paraId="6B23F07F" w14:textId="275F427C" w:rsidR="42FE5DA5" w:rsidRPr="00DD428E" w:rsidRDefault="42FE5DA5">
            <w:pPr>
              <w:pStyle w:val="Prrafodelista"/>
              <w:numPr>
                <w:ilvl w:val="0"/>
                <w:numId w:val="5"/>
              </w:numPr>
              <w:rPr>
                <w:rFonts w:ascii="Arial" w:eastAsia="Arial" w:hAnsi="Arial" w:cs="Arial"/>
                <w:color w:val="000000" w:themeColor="text1"/>
                <w:lang w:val="es-PE"/>
              </w:rPr>
            </w:pPr>
            <w:r w:rsidRPr="00DD428E">
              <w:rPr>
                <w:rFonts w:ascii="Arial" w:eastAsia="Arial" w:hAnsi="Arial" w:cs="Arial"/>
                <w:color w:val="000000" w:themeColor="text1"/>
                <w:lang w:val="es-PE"/>
              </w:rPr>
              <w:t>No permitir eliminar un tipo de pago que esté asociado a un registro de pago activo.</w:t>
            </w:r>
          </w:p>
          <w:p w14:paraId="1E4F2211" w14:textId="6784E398" w:rsidR="42FE5DA5" w:rsidRDefault="42FE5DA5">
            <w:pPr>
              <w:pStyle w:val="Prrafodelista"/>
              <w:numPr>
                <w:ilvl w:val="0"/>
                <w:numId w:val="5"/>
              </w:numPr>
              <w:rPr>
                <w:rFonts w:ascii="Arial" w:eastAsia="Arial" w:hAnsi="Arial" w:cs="Arial"/>
                <w:color w:val="000000" w:themeColor="text1"/>
                <w:lang w:val="es"/>
              </w:rPr>
            </w:pPr>
            <w:r w:rsidRPr="00DD428E">
              <w:rPr>
                <w:rFonts w:ascii="Arial" w:eastAsia="Arial" w:hAnsi="Arial" w:cs="Arial"/>
                <w:color w:val="000000" w:themeColor="text1"/>
                <w:lang w:val="es-PE"/>
              </w:rPr>
              <w:t>Validar que el nombre del tipo de pago no se repita.</w:t>
            </w:r>
            <w:r w:rsidRPr="42FE5DA5">
              <w:rPr>
                <w:rFonts w:ascii="Arial" w:eastAsia="Arial" w:hAnsi="Arial" w:cs="Arial"/>
                <w:color w:val="000000" w:themeColor="text1"/>
                <w:lang w:val="es"/>
              </w:rPr>
              <w:t xml:space="preserve"> </w:t>
            </w:r>
          </w:p>
        </w:tc>
      </w:tr>
    </w:tbl>
    <w:p w14:paraId="2D44ED56" w14:textId="71D9D5FF" w:rsidR="00C95A7B" w:rsidRDefault="00C95A7B" w:rsidP="42FE5DA5">
      <w:pPr>
        <w:spacing w:line="257" w:lineRule="auto"/>
        <w:rPr>
          <w:rFonts w:ascii="Arial" w:eastAsia="Arial" w:hAnsi="Arial" w:cs="Arial"/>
          <w:b/>
          <w:bCs/>
          <w:color w:val="000000" w:themeColor="text1"/>
          <w:lang w:val="es"/>
        </w:rPr>
      </w:pPr>
    </w:p>
    <w:p w14:paraId="3C3407CD" w14:textId="21489E68" w:rsidR="0013662B" w:rsidRDefault="00C20236" w:rsidP="009D503C">
      <w:pPr>
        <w:pStyle w:val="Ttulo1"/>
        <w:spacing w:line="276" w:lineRule="auto"/>
        <w:rPr>
          <w:rFonts w:asciiTheme="minorHAnsi" w:eastAsia="Calibri Light" w:hAnsiTheme="minorHAnsi" w:cstheme="minorHAnsi"/>
          <w:b/>
          <w:bCs/>
          <w:color w:val="auto"/>
          <w:sz w:val="28"/>
          <w:szCs w:val="28"/>
          <w:lang w:val="es"/>
        </w:rPr>
      </w:pPr>
      <w:bookmarkStart w:id="5" w:name="_Toc176880160"/>
      <w:r>
        <w:rPr>
          <w:rFonts w:asciiTheme="minorHAnsi" w:eastAsia="Calibri Light" w:hAnsiTheme="minorHAnsi" w:cstheme="minorHAnsi"/>
          <w:b/>
          <w:bCs/>
          <w:color w:val="auto"/>
          <w:sz w:val="28"/>
          <w:szCs w:val="28"/>
          <w:lang w:val="es"/>
        </w:rPr>
        <w:t>6</w:t>
      </w:r>
      <w:r w:rsidR="4C47FE46" w:rsidRPr="0054376B">
        <w:rPr>
          <w:rFonts w:asciiTheme="minorHAnsi" w:eastAsia="Calibri Light" w:hAnsiTheme="minorHAnsi" w:cstheme="minorHAnsi"/>
          <w:b/>
          <w:bCs/>
          <w:color w:val="auto"/>
          <w:sz w:val="28"/>
          <w:szCs w:val="28"/>
          <w:lang w:val="es"/>
        </w:rPr>
        <w:t>.</w:t>
      </w:r>
      <w:r w:rsidR="4C47FE46" w:rsidRPr="0054376B">
        <w:rPr>
          <w:rFonts w:asciiTheme="minorHAnsi" w:eastAsia="Times New Roman" w:hAnsiTheme="minorHAnsi" w:cstheme="minorHAnsi"/>
          <w:color w:val="auto"/>
          <w:sz w:val="14"/>
          <w:szCs w:val="14"/>
          <w:lang w:val="es"/>
        </w:rPr>
        <w:t xml:space="preserve">   </w:t>
      </w:r>
      <w:r w:rsidR="4C47FE46" w:rsidRPr="0054376B">
        <w:rPr>
          <w:rFonts w:asciiTheme="minorHAnsi" w:eastAsia="Calibri Light" w:hAnsiTheme="minorHAnsi" w:cstheme="minorHAnsi"/>
          <w:b/>
          <w:bCs/>
          <w:color w:val="auto"/>
          <w:sz w:val="28"/>
          <w:szCs w:val="28"/>
          <w:lang w:val="es"/>
        </w:rPr>
        <w:t>PRUEBAS FUNCIONALES</w:t>
      </w:r>
      <w:bookmarkEnd w:id="5"/>
    </w:p>
    <w:p w14:paraId="79F1C342" w14:textId="442217BD" w:rsidR="0095405F" w:rsidRPr="0095405F" w:rsidRDefault="0095405F" w:rsidP="0095405F">
      <w:pPr>
        <w:rPr>
          <w:rFonts w:ascii="Times New Roman" w:hAnsi="Times New Roman" w:cs="Times New Roman"/>
          <w:sz w:val="24"/>
          <w:szCs w:val="24"/>
          <w:lang w:val="es"/>
        </w:rPr>
      </w:pPr>
      <w:r w:rsidRPr="0095405F">
        <w:rPr>
          <w:rFonts w:ascii="Segoe UI Emoji" w:hAnsi="Segoe UI Emoji" w:cs="Segoe UI Emoji"/>
          <w:sz w:val="24"/>
          <w:szCs w:val="24"/>
        </w:rPr>
        <w:t>🔐</w:t>
      </w:r>
      <w:r w:rsidRPr="0095405F">
        <w:rPr>
          <w:rFonts w:ascii="Times New Roman" w:hAnsi="Times New Roman" w:cs="Times New Roman"/>
          <w:sz w:val="24"/>
          <w:szCs w:val="24"/>
        </w:rPr>
        <w:t xml:space="preserve"> AUTENTICACIÓN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28"/>
        <w:gridCol w:w="3653"/>
        <w:gridCol w:w="3167"/>
      </w:tblGrid>
      <w:tr w:rsidR="0095405F" w:rsidRPr="0095405F" w14:paraId="304DB328" w14:textId="77777777" w:rsidTr="0095405F">
        <w:trPr>
          <w:tblHeader/>
          <w:tblCellSpacing w:w="15" w:type="dxa"/>
        </w:trPr>
        <w:tc>
          <w:tcPr>
            <w:tcW w:w="0" w:type="auto"/>
            <w:vAlign w:val="center"/>
            <w:hideMark/>
          </w:tcPr>
          <w:p w14:paraId="362F987C" w14:textId="77777777" w:rsidR="0095405F" w:rsidRPr="0095405F" w:rsidRDefault="0095405F" w:rsidP="0095405F">
            <w:pPr>
              <w:spacing w:after="0" w:line="240" w:lineRule="auto"/>
              <w:jc w:val="center"/>
              <w:rPr>
                <w:rFonts w:ascii="Times New Roman" w:eastAsia="Times New Roman" w:hAnsi="Times New Roman" w:cs="Times New Roman"/>
                <w:b/>
                <w:bCs/>
                <w:sz w:val="24"/>
                <w:szCs w:val="24"/>
                <w:lang w:val="es-PE" w:eastAsia="es-PE"/>
              </w:rPr>
            </w:pPr>
            <w:r w:rsidRPr="0095405F">
              <w:rPr>
                <w:rFonts w:ascii="Times New Roman" w:eastAsia="Times New Roman" w:hAnsi="Times New Roman" w:cs="Times New Roman"/>
                <w:b/>
                <w:bCs/>
                <w:sz w:val="24"/>
                <w:szCs w:val="24"/>
                <w:lang w:val="es-PE" w:eastAsia="es-PE"/>
              </w:rPr>
              <w:t>Caso de prueba</w:t>
            </w:r>
          </w:p>
        </w:tc>
        <w:tc>
          <w:tcPr>
            <w:tcW w:w="0" w:type="auto"/>
            <w:vAlign w:val="center"/>
            <w:hideMark/>
          </w:tcPr>
          <w:p w14:paraId="5AF9919B" w14:textId="77777777" w:rsidR="0095405F" w:rsidRPr="0095405F" w:rsidRDefault="0095405F" w:rsidP="0095405F">
            <w:pPr>
              <w:spacing w:after="0" w:line="240" w:lineRule="auto"/>
              <w:jc w:val="center"/>
              <w:rPr>
                <w:rFonts w:ascii="Times New Roman" w:eastAsia="Times New Roman" w:hAnsi="Times New Roman" w:cs="Times New Roman"/>
                <w:b/>
                <w:bCs/>
                <w:sz w:val="24"/>
                <w:szCs w:val="24"/>
                <w:lang w:val="es-PE" w:eastAsia="es-PE"/>
              </w:rPr>
            </w:pPr>
            <w:r w:rsidRPr="0095405F">
              <w:rPr>
                <w:rFonts w:ascii="Times New Roman" w:eastAsia="Times New Roman" w:hAnsi="Times New Roman" w:cs="Times New Roman"/>
                <w:b/>
                <w:bCs/>
                <w:sz w:val="24"/>
                <w:szCs w:val="24"/>
                <w:lang w:val="es-PE" w:eastAsia="es-PE"/>
              </w:rPr>
              <w:t>Acción</w:t>
            </w:r>
          </w:p>
        </w:tc>
        <w:tc>
          <w:tcPr>
            <w:tcW w:w="0" w:type="auto"/>
            <w:vAlign w:val="center"/>
            <w:hideMark/>
          </w:tcPr>
          <w:p w14:paraId="3353C8DE" w14:textId="77777777" w:rsidR="0095405F" w:rsidRPr="0095405F" w:rsidRDefault="0095405F" w:rsidP="0095405F">
            <w:pPr>
              <w:spacing w:after="0" w:line="240" w:lineRule="auto"/>
              <w:jc w:val="center"/>
              <w:rPr>
                <w:rFonts w:ascii="Times New Roman" w:eastAsia="Times New Roman" w:hAnsi="Times New Roman" w:cs="Times New Roman"/>
                <w:b/>
                <w:bCs/>
                <w:sz w:val="24"/>
                <w:szCs w:val="24"/>
                <w:lang w:val="es-PE" w:eastAsia="es-PE"/>
              </w:rPr>
            </w:pPr>
            <w:r w:rsidRPr="0095405F">
              <w:rPr>
                <w:rFonts w:ascii="Times New Roman" w:eastAsia="Times New Roman" w:hAnsi="Times New Roman" w:cs="Times New Roman"/>
                <w:b/>
                <w:bCs/>
                <w:sz w:val="24"/>
                <w:szCs w:val="24"/>
                <w:lang w:val="es-PE" w:eastAsia="es-PE"/>
              </w:rPr>
              <w:t>Resultado esperado</w:t>
            </w:r>
          </w:p>
        </w:tc>
      </w:tr>
      <w:tr w:rsidR="0095405F" w:rsidRPr="0095405F" w14:paraId="72B6988C" w14:textId="77777777" w:rsidTr="0095405F">
        <w:trPr>
          <w:tblCellSpacing w:w="15" w:type="dxa"/>
        </w:trPr>
        <w:tc>
          <w:tcPr>
            <w:tcW w:w="0" w:type="auto"/>
            <w:vAlign w:val="center"/>
            <w:hideMark/>
          </w:tcPr>
          <w:p w14:paraId="2FDEDC73"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proofErr w:type="spellStart"/>
            <w:r w:rsidRPr="0095405F">
              <w:rPr>
                <w:rFonts w:ascii="Times New Roman" w:eastAsia="Times New Roman" w:hAnsi="Times New Roman" w:cs="Times New Roman"/>
                <w:sz w:val="24"/>
                <w:szCs w:val="24"/>
                <w:lang w:val="es-PE" w:eastAsia="es-PE"/>
              </w:rPr>
              <w:t>Login</w:t>
            </w:r>
            <w:proofErr w:type="spellEnd"/>
            <w:r w:rsidRPr="0095405F">
              <w:rPr>
                <w:rFonts w:ascii="Times New Roman" w:eastAsia="Times New Roman" w:hAnsi="Times New Roman" w:cs="Times New Roman"/>
                <w:sz w:val="24"/>
                <w:szCs w:val="24"/>
                <w:lang w:val="es-PE" w:eastAsia="es-PE"/>
              </w:rPr>
              <w:t xml:space="preserve"> exitoso</w:t>
            </w:r>
          </w:p>
        </w:tc>
        <w:tc>
          <w:tcPr>
            <w:tcW w:w="0" w:type="auto"/>
            <w:vAlign w:val="center"/>
            <w:hideMark/>
          </w:tcPr>
          <w:p w14:paraId="13BBF63B"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Ingresar usuario y contraseña válidos</w:t>
            </w:r>
          </w:p>
        </w:tc>
        <w:tc>
          <w:tcPr>
            <w:tcW w:w="0" w:type="auto"/>
            <w:vAlign w:val="center"/>
            <w:hideMark/>
          </w:tcPr>
          <w:p w14:paraId="2CE1EFBB"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Accede al sistema</w:t>
            </w:r>
          </w:p>
        </w:tc>
      </w:tr>
      <w:tr w:rsidR="0095405F" w:rsidRPr="0095405F" w14:paraId="05437934" w14:textId="77777777" w:rsidTr="0095405F">
        <w:trPr>
          <w:tblCellSpacing w:w="15" w:type="dxa"/>
        </w:trPr>
        <w:tc>
          <w:tcPr>
            <w:tcW w:w="0" w:type="auto"/>
            <w:vAlign w:val="center"/>
            <w:hideMark/>
          </w:tcPr>
          <w:p w14:paraId="620714DD"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proofErr w:type="spellStart"/>
            <w:r w:rsidRPr="0095405F">
              <w:rPr>
                <w:rFonts w:ascii="Times New Roman" w:eastAsia="Times New Roman" w:hAnsi="Times New Roman" w:cs="Times New Roman"/>
                <w:sz w:val="24"/>
                <w:szCs w:val="24"/>
                <w:lang w:val="es-PE" w:eastAsia="es-PE"/>
              </w:rPr>
              <w:t>Login</w:t>
            </w:r>
            <w:proofErr w:type="spellEnd"/>
            <w:r w:rsidRPr="0095405F">
              <w:rPr>
                <w:rFonts w:ascii="Times New Roman" w:eastAsia="Times New Roman" w:hAnsi="Times New Roman" w:cs="Times New Roman"/>
                <w:sz w:val="24"/>
                <w:szCs w:val="24"/>
                <w:lang w:val="es-PE" w:eastAsia="es-PE"/>
              </w:rPr>
              <w:t xml:space="preserve"> fallido</w:t>
            </w:r>
          </w:p>
        </w:tc>
        <w:tc>
          <w:tcPr>
            <w:tcW w:w="0" w:type="auto"/>
            <w:vAlign w:val="center"/>
            <w:hideMark/>
          </w:tcPr>
          <w:p w14:paraId="44B8529A"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Ingresar usuario incorrecto</w:t>
            </w:r>
          </w:p>
        </w:tc>
        <w:tc>
          <w:tcPr>
            <w:tcW w:w="0" w:type="auto"/>
            <w:vAlign w:val="center"/>
            <w:hideMark/>
          </w:tcPr>
          <w:p w14:paraId="6E45C27F"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Se muestra mensaje de error</w:t>
            </w:r>
          </w:p>
        </w:tc>
      </w:tr>
      <w:tr w:rsidR="0095405F" w:rsidRPr="0095405F" w14:paraId="0EE865EA" w14:textId="77777777" w:rsidTr="0095405F">
        <w:trPr>
          <w:tblCellSpacing w:w="15" w:type="dxa"/>
        </w:trPr>
        <w:tc>
          <w:tcPr>
            <w:tcW w:w="0" w:type="auto"/>
            <w:vAlign w:val="center"/>
            <w:hideMark/>
          </w:tcPr>
          <w:p w14:paraId="088D6522"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Captcha inválido</w:t>
            </w:r>
          </w:p>
        </w:tc>
        <w:tc>
          <w:tcPr>
            <w:tcW w:w="0" w:type="auto"/>
            <w:vAlign w:val="center"/>
            <w:hideMark/>
          </w:tcPr>
          <w:p w14:paraId="336D8765"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Ingresar suma incorrecta</w:t>
            </w:r>
          </w:p>
        </w:tc>
        <w:tc>
          <w:tcPr>
            <w:tcW w:w="0" w:type="auto"/>
            <w:vAlign w:val="center"/>
            <w:hideMark/>
          </w:tcPr>
          <w:p w14:paraId="0BEFF075"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Bloquea acceso con advertencia</w:t>
            </w:r>
          </w:p>
        </w:tc>
      </w:tr>
    </w:tbl>
    <w:p w14:paraId="7395EE27" w14:textId="1E5B9C35" w:rsidR="0095405F" w:rsidRPr="0095405F" w:rsidRDefault="0095405F" w:rsidP="0095405F">
      <w:pPr>
        <w:rPr>
          <w:rFonts w:ascii="Times New Roman" w:hAnsi="Times New Roman" w:cs="Times New Roman"/>
          <w:sz w:val="24"/>
          <w:szCs w:val="24"/>
          <w:lang w:val="es"/>
        </w:rPr>
      </w:pPr>
      <w:r w:rsidRPr="0095405F">
        <w:rPr>
          <w:rFonts w:ascii="Times New Roman" w:hAnsi="Times New Roman" w:cs="Times New Roman"/>
          <w:sz w:val="24"/>
          <w:szCs w:val="24"/>
          <w:lang w:val="es"/>
        </w:rPr>
        <w:br/>
      </w:r>
      <w:r w:rsidRPr="0095405F">
        <w:rPr>
          <w:rFonts w:ascii="Times New Roman" w:hAnsi="Times New Roman" w:cs="Times New Roman"/>
          <w:sz w:val="24"/>
          <w:szCs w:val="24"/>
          <w:lang w:val="es"/>
        </w:rPr>
        <w:br/>
      </w:r>
      <w:r w:rsidRPr="0095405F">
        <w:rPr>
          <w:rFonts w:ascii="Segoe UI Emoji" w:hAnsi="Segoe UI Emoji" w:cs="Segoe UI Emoji"/>
          <w:sz w:val="24"/>
          <w:szCs w:val="24"/>
        </w:rPr>
        <w:t>🔒</w:t>
      </w:r>
      <w:r w:rsidRPr="0095405F">
        <w:rPr>
          <w:rFonts w:ascii="Times New Roman" w:hAnsi="Times New Roman" w:cs="Times New Roman"/>
          <w:sz w:val="24"/>
          <w:szCs w:val="24"/>
        </w:rPr>
        <w:t xml:space="preserve"> CONTROL DE ROLES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54"/>
        <w:gridCol w:w="2000"/>
        <w:gridCol w:w="2408"/>
      </w:tblGrid>
      <w:tr w:rsidR="0095405F" w:rsidRPr="0095405F" w14:paraId="66E1BD0F" w14:textId="77777777" w:rsidTr="0095405F">
        <w:trPr>
          <w:tblHeader/>
          <w:tblCellSpacing w:w="15" w:type="dxa"/>
        </w:trPr>
        <w:tc>
          <w:tcPr>
            <w:tcW w:w="0" w:type="auto"/>
            <w:vAlign w:val="center"/>
            <w:hideMark/>
          </w:tcPr>
          <w:p w14:paraId="59DE490D" w14:textId="77777777" w:rsidR="0095405F" w:rsidRPr="0095405F" w:rsidRDefault="0095405F" w:rsidP="0095405F">
            <w:pPr>
              <w:spacing w:after="0" w:line="240" w:lineRule="auto"/>
              <w:jc w:val="center"/>
              <w:rPr>
                <w:rFonts w:ascii="Times New Roman" w:eastAsia="Times New Roman" w:hAnsi="Times New Roman" w:cs="Times New Roman"/>
                <w:b/>
                <w:bCs/>
                <w:sz w:val="24"/>
                <w:szCs w:val="24"/>
                <w:lang w:val="es-PE" w:eastAsia="es-PE"/>
              </w:rPr>
            </w:pPr>
            <w:r w:rsidRPr="0095405F">
              <w:rPr>
                <w:rFonts w:ascii="Times New Roman" w:eastAsia="Times New Roman" w:hAnsi="Times New Roman" w:cs="Times New Roman"/>
                <w:b/>
                <w:bCs/>
                <w:sz w:val="24"/>
                <w:szCs w:val="24"/>
                <w:lang w:val="es-PE" w:eastAsia="es-PE"/>
              </w:rPr>
              <w:t>Caso de prueba</w:t>
            </w:r>
          </w:p>
        </w:tc>
        <w:tc>
          <w:tcPr>
            <w:tcW w:w="0" w:type="auto"/>
            <w:vAlign w:val="center"/>
            <w:hideMark/>
          </w:tcPr>
          <w:p w14:paraId="3FA54D5E" w14:textId="77777777" w:rsidR="0095405F" w:rsidRPr="0095405F" w:rsidRDefault="0095405F" w:rsidP="0095405F">
            <w:pPr>
              <w:spacing w:after="0" w:line="240" w:lineRule="auto"/>
              <w:jc w:val="center"/>
              <w:rPr>
                <w:rFonts w:ascii="Times New Roman" w:eastAsia="Times New Roman" w:hAnsi="Times New Roman" w:cs="Times New Roman"/>
                <w:b/>
                <w:bCs/>
                <w:sz w:val="24"/>
                <w:szCs w:val="24"/>
                <w:lang w:val="es-PE" w:eastAsia="es-PE"/>
              </w:rPr>
            </w:pPr>
            <w:r w:rsidRPr="0095405F">
              <w:rPr>
                <w:rFonts w:ascii="Times New Roman" w:eastAsia="Times New Roman" w:hAnsi="Times New Roman" w:cs="Times New Roman"/>
                <w:b/>
                <w:bCs/>
                <w:sz w:val="24"/>
                <w:szCs w:val="24"/>
                <w:lang w:val="es-PE" w:eastAsia="es-PE"/>
              </w:rPr>
              <w:t>Acción</w:t>
            </w:r>
          </w:p>
        </w:tc>
        <w:tc>
          <w:tcPr>
            <w:tcW w:w="0" w:type="auto"/>
            <w:vAlign w:val="center"/>
            <w:hideMark/>
          </w:tcPr>
          <w:p w14:paraId="4395DA3A" w14:textId="77777777" w:rsidR="0095405F" w:rsidRPr="0095405F" w:rsidRDefault="0095405F" w:rsidP="0095405F">
            <w:pPr>
              <w:spacing w:after="0" w:line="240" w:lineRule="auto"/>
              <w:jc w:val="center"/>
              <w:rPr>
                <w:rFonts w:ascii="Times New Roman" w:eastAsia="Times New Roman" w:hAnsi="Times New Roman" w:cs="Times New Roman"/>
                <w:b/>
                <w:bCs/>
                <w:sz w:val="24"/>
                <w:szCs w:val="24"/>
                <w:lang w:val="es-PE" w:eastAsia="es-PE"/>
              </w:rPr>
            </w:pPr>
            <w:r w:rsidRPr="0095405F">
              <w:rPr>
                <w:rFonts w:ascii="Times New Roman" w:eastAsia="Times New Roman" w:hAnsi="Times New Roman" w:cs="Times New Roman"/>
                <w:b/>
                <w:bCs/>
                <w:sz w:val="24"/>
                <w:szCs w:val="24"/>
                <w:lang w:val="es-PE" w:eastAsia="es-PE"/>
              </w:rPr>
              <w:t>Resultado esperado</w:t>
            </w:r>
          </w:p>
        </w:tc>
      </w:tr>
      <w:tr w:rsidR="0095405F" w:rsidRPr="0095405F" w14:paraId="6885D687" w14:textId="77777777" w:rsidTr="0095405F">
        <w:trPr>
          <w:tblCellSpacing w:w="15" w:type="dxa"/>
        </w:trPr>
        <w:tc>
          <w:tcPr>
            <w:tcW w:w="0" w:type="auto"/>
            <w:vAlign w:val="center"/>
            <w:hideMark/>
          </w:tcPr>
          <w:p w14:paraId="7D1EC80E"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Auxiliar accede a /Roles</w:t>
            </w:r>
          </w:p>
        </w:tc>
        <w:tc>
          <w:tcPr>
            <w:tcW w:w="0" w:type="auto"/>
            <w:vAlign w:val="center"/>
            <w:hideMark/>
          </w:tcPr>
          <w:p w14:paraId="20EDB899"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URL directa</w:t>
            </w:r>
          </w:p>
        </w:tc>
        <w:tc>
          <w:tcPr>
            <w:tcW w:w="0" w:type="auto"/>
            <w:vAlign w:val="center"/>
            <w:hideMark/>
          </w:tcPr>
          <w:p w14:paraId="5ACF94A1"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Acceso denegado</w:t>
            </w:r>
          </w:p>
        </w:tc>
      </w:tr>
      <w:tr w:rsidR="0095405F" w:rsidRPr="0095405F" w14:paraId="76883989" w14:textId="77777777" w:rsidTr="0095405F">
        <w:trPr>
          <w:tblCellSpacing w:w="15" w:type="dxa"/>
        </w:trPr>
        <w:tc>
          <w:tcPr>
            <w:tcW w:w="0" w:type="auto"/>
            <w:vAlign w:val="center"/>
            <w:hideMark/>
          </w:tcPr>
          <w:p w14:paraId="7183E46A"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lastRenderedPageBreak/>
              <w:t>Administrador accede a /Usuarios</w:t>
            </w:r>
          </w:p>
        </w:tc>
        <w:tc>
          <w:tcPr>
            <w:tcW w:w="0" w:type="auto"/>
            <w:vAlign w:val="center"/>
            <w:hideMark/>
          </w:tcPr>
          <w:p w14:paraId="6BDE9B82"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Desde menú o URL</w:t>
            </w:r>
          </w:p>
        </w:tc>
        <w:tc>
          <w:tcPr>
            <w:tcW w:w="0" w:type="auto"/>
            <w:vAlign w:val="center"/>
            <w:hideMark/>
          </w:tcPr>
          <w:p w14:paraId="5600C4BC"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Acceso autorizado</w:t>
            </w:r>
          </w:p>
        </w:tc>
      </w:tr>
      <w:tr w:rsidR="0095405F" w:rsidRPr="0095405F" w14:paraId="7A55F319" w14:textId="77777777" w:rsidTr="0095405F">
        <w:trPr>
          <w:tblCellSpacing w:w="15" w:type="dxa"/>
        </w:trPr>
        <w:tc>
          <w:tcPr>
            <w:tcW w:w="0" w:type="auto"/>
            <w:vAlign w:val="center"/>
            <w:hideMark/>
          </w:tcPr>
          <w:p w14:paraId="6314236B"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Jefe accede a /Pedidos</w:t>
            </w:r>
          </w:p>
        </w:tc>
        <w:tc>
          <w:tcPr>
            <w:tcW w:w="0" w:type="auto"/>
            <w:vAlign w:val="center"/>
            <w:hideMark/>
          </w:tcPr>
          <w:p w14:paraId="169FBA62"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Accede desde menú</w:t>
            </w:r>
          </w:p>
        </w:tc>
        <w:tc>
          <w:tcPr>
            <w:tcW w:w="0" w:type="auto"/>
            <w:vAlign w:val="center"/>
            <w:hideMark/>
          </w:tcPr>
          <w:p w14:paraId="08BDF468"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Funciona correctamente</w:t>
            </w:r>
          </w:p>
        </w:tc>
      </w:tr>
    </w:tbl>
    <w:p w14:paraId="12A95294" w14:textId="691E068C" w:rsidR="0095405F" w:rsidRPr="0095405F" w:rsidRDefault="0095405F" w:rsidP="0095405F">
      <w:pPr>
        <w:rPr>
          <w:rFonts w:ascii="Times New Roman" w:hAnsi="Times New Roman" w:cs="Times New Roman"/>
          <w:sz w:val="24"/>
          <w:szCs w:val="24"/>
          <w:lang w:val="es"/>
        </w:rPr>
      </w:pPr>
      <w:r w:rsidRPr="0095405F">
        <w:rPr>
          <w:rFonts w:ascii="Times New Roman" w:hAnsi="Times New Roman" w:cs="Times New Roman"/>
          <w:sz w:val="24"/>
          <w:szCs w:val="24"/>
        </w:rPr>
        <w:br/>
      </w:r>
      <w:r w:rsidRPr="0095405F">
        <w:rPr>
          <w:rFonts w:ascii="Segoe UI Emoji" w:hAnsi="Segoe UI Emoji" w:cs="Segoe UI Emoji"/>
          <w:sz w:val="24"/>
          <w:szCs w:val="24"/>
        </w:rPr>
        <w:t>📦</w:t>
      </w:r>
      <w:r w:rsidRPr="0095405F">
        <w:rPr>
          <w:rFonts w:ascii="Times New Roman" w:hAnsi="Times New Roman" w:cs="Times New Roman"/>
          <w:sz w:val="24"/>
          <w:szCs w:val="24"/>
        </w:rPr>
        <w:t xml:space="preserve"> PRODUCTOS Y CATEGORÍAS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74"/>
        <w:gridCol w:w="2860"/>
        <w:gridCol w:w="3067"/>
      </w:tblGrid>
      <w:tr w:rsidR="0095405F" w:rsidRPr="0095405F" w14:paraId="06871B2F" w14:textId="77777777" w:rsidTr="0095405F">
        <w:trPr>
          <w:tblHeader/>
          <w:tblCellSpacing w:w="15" w:type="dxa"/>
        </w:trPr>
        <w:tc>
          <w:tcPr>
            <w:tcW w:w="0" w:type="auto"/>
            <w:vAlign w:val="center"/>
            <w:hideMark/>
          </w:tcPr>
          <w:p w14:paraId="77611A3F" w14:textId="77777777" w:rsidR="0095405F" w:rsidRPr="0095405F" w:rsidRDefault="0095405F" w:rsidP="0095405F">
            <w:pPr>
              <w:spacing w:after="0" w:line="240" w:lineRule="auto"/>
              <w:jc w:val="center"/>
              <w:rPr>
                <w:rFonts w:ascii="Times New Roman" w:eastAsia="Times New Roman" w:hAnsi="Times New Roman" w:cs="Times New Roman"/>
                <w:b/>
                <w:bCs/>
                <w:sz w:val="24"/>
                <w:szCs w:val="24"/>
                <w:lang w:val="es-PE" w:eastAsia="es-PE"/>
              </w:rPr>
            </w:pPr>
            <w:r w:rsidRPr="0095405F">
              <w:rPr>
                <w:rFonts w:ascii="Times New Roman" w:eastAsia="Times New Roman" w:hAnsi="Times New Roman" w:cs="Times New Roman"/>
                <w:b/>
                <w:bCs/>
                <w:sz w:val="24"/>
                <w:szCs w:val="24"/>
                <w:lang w:val="es-PE" w:eastAsia="es-PE"/>
              </w:rPr>
              <w:t>Caso de prueba</w:t>
            </w:r>
          </w:p>
        </w:tc>
        <w:tc>
          <w:tcPr>
            <w:tcW w:w="0" w:type="auto"/>
            <w:vAlign w:val="center"/>
            <w:hideMark/>
          </w:tcPr>
          <w:p w14:paraId="6338E9AE" w14:textId="77777777" w:rsidR="0095405F" w:rsidRPr="0095405F" w:rsidRDefault="0095405F" w:rsidP="0095405F">
            <w:pPr>
              <w:spacing w:after="0" w:line="240" w:lineRule="auto"/>
              <w:jc w:val="center"/>
              <w:rPr>
                <w:rFonts w:ascii="Times New Roman" w:eastAsia="Times New Roman" w:hAnsi="Times New Roman" w:cs="Times New Roman"/>
                <w:b/>
                <w:bCs/>
                <w:sz w:val="24"/>
                <w:szCs w:val="24"/>
                <w:lang w:val="es-PE" w:eastAsia="es-PE"/>
              </w:rPr>
            </w:pPr>
            <w:r w:rsidRPr="0095405F">
              <w:rPr>
                <w:rFonts w:ascii="Times New Roman" w:eastAsia="Times New Roman" w:hAnsi="Times New Roman" w:cs="Times New Roman"/>
                <w:b/>
                <w:bCs/>
                <w:sz w:val="24"/>
                <w:szCs w:val="24"/>
                <w:lang w:val="es-PE" w:eastAsia="es-PE"/>
              </w:rPr>
              <w:t>Acción</w:t>
            </w:r>
          </w:p>
        </w:tc>
        <w:tc>
          <w:tcPr>
            <w:tcW w:w="0" w:type="auto"/>
            <w:vAlign w:val="center"/>
            <w:hideMark/>
          </w:tcPr>
          <w:p w14:paraId="1969AFB9" w14:textId="77777777" w:rsidR="0095405F" w:rsidRPr="0095405F" w:rsidRDefault="0095405F" w:rsidP="0095405F">
            <w:pPr>
              <w:spacing w:after="0" w:line="240" w:lineRule="auto"/>
              <w:jc w:val="center"/>
              <w:rPr>
                <w:rFonts w:ascii="Times New Roman" w:eastAsia="Times New Roman" w:hAnsi="Times New Roman" w:cs="Times New Roman"/>
                <w:b/>
                <w:bCs/>
                <w:sz w:val="24"/>
                <w:szCs w:val="24"/>
                <w:lang w:val="es-PE" w:eastAsia="es-PE"/>
              </w:rPr>
            </w:pPr>
            <w:r w:rsidRPr="0095405F">
              <w:rPr>
                <w:rFonts w:ascii="Times New Roman" w:eastAsia="Times New Roman" w:hAnsi="Times New Roman" w:cs="Times New Roman"/>
                <w:b/>
                <w:bCs/>
                <w:sz w:val="24"/>
                <w:szCs w:val="24"/>
                <w:lang w:val="es-PE" w:eastAsia="es-PE"/>
              </w:rPr>
              <w:t>Resultado esperado</w:t>
            </w:r>
          </w:p>
        </w:tc>
      </w:tr>
      <w:tr w:rsidR="0095405F" w:rsidRPr="0095405F" w14:paraId="7B5F35FD" w14:textId="77777777" w:rsidTr="0095405F">
        <w:trPr>
          <w:tblCellSpacing w:w="15" w:type="dxa"/>
        </w:trPr>
        <w:tc>
          <w:tcPr>
            <w:tcW w:w="0" w:type="auto"/>
            <w:vAlign w:val="center"/>
            <w:hideMark/>
          </w:tcPr>
          <w:p w14:paraId="082A9ECA"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Crear producto sin nombre</w:t>
            </w:r>
          </w:p>
        </w:tc>
        <w:tc>
          <w:tcPr>
            <w:tcW w:w="0" w:type="auto"/>
            <w:vAlign w:val="center"/>
            <w:hideMark/>
          </w:tcPr>
          <w:p w14:paraId="661A4E26"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Enviar formulario vacío</w:t>
            </w:r>
          </w:p>
        </w:tc>
        <w:tc>
          <w:tcPr>
            <w:tcW w:w="0" w:type="auto"/>
            <w:vAlign w:val="center"/>
            <w:hideMark/>
          </w:tcPr>
          <w:p w14:paraId="1A34EC70"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Mensaje de error de validación</w:t>
            </w:r>
          </w:p>
        </w:tc>
      </w:tr>
      <w:tr w:rsidR="0095405F" w:rsidRPr="0095405F" w14:paraId="60F8132D" w14:textId="77777777" w:rsidTr="0095405F">
        <w:trPr>
          <w:tblCellSpacing w:w="15" w:type="dxa"/>
        </w:trPr>
        <w:tc>
          <w:tcPr>
            <w:tcW w:w="0" w:type="auto"/>
            <w:vAlign w:val="center"/>
            <w:hideMark/>
          </w:tcPr>
          <w:p w14:paraId="0EA718AF"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Crear producto válido</w:t>
            </w:r>
          </w:p>
        </w:tc>
        <w:tc>
          <w:tcPr>
            <w:tcW w:w="0" w:type="auto"/>
            <w:vAlign w:val="center"/>
            <w:hideMark/>
          </w:tcPr>
          <w:p w14:paraId="3B6AA919"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Todos los campos completos</w:t>
            </w:r>
          </w:p>
        </w:tc>
        <w:tc>
          <w:tcPr>
            <w:tcW w:w="0" w:type="auto"/>
            <w:vAlign w:val="center"/>
            <w:hideMark/>
          </w:tcPr>
          <w:p w14:paraId="05E5EE6A"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Producto guardado y listado</w:t>
            </w:r>
          </w:p>
        </w:tc>
      </w:tr>
      <w:tr w:rsidR="0095405F" w:rsidRPr="0095405F" w14:paraId="31793EDB" w14:textId="77777777" w:rsidTr="0095405F">
        <w:trPr>
          <w:tblCellSpacing w:w="15" w:type="dxa"/>
        </w:trPr>
        <w:tc>
          <w:tcPr>
            <w:tcW w:w="0" w:type="auto"/>
            <w:vAlign w:val="center"/>
            <w:hideMark/>
          </w:tcPr>
          <w:p w14:paraId="280487CE"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Borrar categoría con productos</w:t>
            </w:r>
          </w:p>
        </w:tc>
        <w:tc>
          <w:tcPr>
            <w:tcW w:w="0" w:type="auto"/>
            <w:vAlign w:val="center"/>
            <w:hideMark/>
          </w:tcPr>
          <w:p w14:paraId="50DAB73C"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Intentar eliminar</w:t>
            </w:r>
          </w:p>
        </w:tc>
        <w:tc>
          <w:tcPr>
            <w:tcW w:w="0" w:type="auto"/>
            <w:vAlign w:val="center"/>
            <w:hideMark/>
          </w:tcPr>
          <w:p w14:paraId="71B46AFC"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No se permite (dependencia)</w:t>
            </w:r>
          </w:p>
        </w:tc>
      </w:tr>
    </w:tbl>
    <w:p w14:paraId="1597B7BD" w14:textId="1812570F" w:rsidR="0095405F" w:rsidRPr="0095405F" w:rsidRDefault="0095405F" w:rsidP="0095405F">
      <w:pPr>
        <w:rPr>
          <w:rFonts w:ascii="Times New Roman" w:hAnsi="Times New Roman" w:cs="Times New Roman"/>
          <w:sz w:val="24"/>
          <w:szCs w:val="24"/>
          <w:lang w:val="es"/>
        </w:rPr>
      </w:pPr>
      <w:r w:rsidRPr="0095405F">
        <w:rPr>
          <w:rFonts w:ascii="Times New Roman" w:hAnsi="Times New Roman" w:cs="Times New Roman"/>
          <w:sz w:val="24"/>
          <w:szCs w:val="24"/>
          <w:lang w:val="es"/>
        </w:rPr>
        <w:br/>
      </w:r>
      <w:r w:rsidRPr="0095405F">
        <w:rPr>
          <w:rFonts w:ascii="Segoe UI Emoji" w:hAnsi="Segoe UI Emoji" w:cs="Segoe UI Emoji"/>
          <w:sz w:val="24"/>
          <w:szCs w:val="24"/>
        </w:rPr>
        <w:t>🛒</w:t>
      </w:r>
      <w:r w:rsidRPr="0095405F">
        <w:rPr>
          <w:rFonts w:ascii="Times New Roman" w:hAnsi="Times New Roman" w:cs="Times New Roman"/>
          <w:sz w:val="24"/>
          <w:szCs w:val="24"/>
        </w:rPr>
        <w:t xml:space="preserve"> PEDIDOS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02"/>
        <w:gridCol w:w="2793"/>
        <w:gridCol w:w="2941"/>
      </w:tblGrid>
      <w:tr w:rsidR="0095405F" w:rsidRPr="0095405F" w14:paraId="414A61BA" w14:textId="77777777" w:rsidTr="0095405F">
        <w:trPr>
          <w:tblHeader/>
          <w:tblCellSpacing w:w="15" w:type="dxa"/>
        </w:trPr>
        <w:tc>
          <w:tcPr>
            <w:tcW w:w="0" w:type="auto"/>
            <w:vAlign w:val="center"/>
            <w:hideMark/>
          </w:tcPr>
          <w:p w14:paraId="7870960A" w14:textId="77777777" w:rsidR="0095405F" w:rsidRPr="0095405F" w:rsidRDefault="0095405F" w:rsidP="0095405F">
            <w:pPr>
              <w:spacing w:after="0" w:line="240" w:lineRule="auto"/>
              <w:jc w:val="center"/>
              <w:rPr>
                <w:rFonts w:ascii="Times New Roman" w:eastAsia="Times New Roman" w:hAnsi="Times New Roman" w:cs="Times New Roman"/>
                <w:b/>
                <w:bCs/>
                <w:sz w:val="24"/>
                <w:szCs w:val="24"/>
                <w:lang w:val="es-PE" w:eastAsia="es-PE"/>
              </w:rPr>
            </w:pPr>
            <w:r w:rsidRPr="0095405F">
              <w:rPr>
                <w:rFonts w:ascii="Times New Roman" w:eastAsia="Times New Roman" w:hAnsi="Times New Roman" w:cs="Times New Roman"/>
                <w:b/>
                <w:bCs/>
                <w:sz w:val="24"/>
                <w:szCs w:val="24"/>
                <w:lang w:val="es-PE" w:eastAsia="es-PE"/>
              </w:rPr>
              <w:t>Caso de prueba</w:t>
            </w:r>
          </w:p>
        </w:tc>
        <w:tc>
          <w:tcPr>
            <w:tcW w:w="0" w:type="auto"/>
            <w:vAlign w:val="center"/>
            <w:hideMark/>
          </w:tcPr>
          <w:p w14:paraId="1238E94F" w14:textId="77777777" w:rsidR="0095405F" w:rsidRPr="0095405F" w:rsidRDefault="0095405F" w:rsidP="0095405F">
            <w:pPr>
              <w:spacing w:after="0" w:line="240" w:lineRule="auto"/>
              <w:jc w:val="center"/>
              <w:rPr>
                <w:rFonts w:ascii="Times New Roman" w:eastAsia="Times New Roman" w:hAnsi="Times New Roman" w:cs="Times New Roman"/>
                <w:b/>
                <w:bCs/>
                <w:sz w:val="24"/>
                <w:szCs w:val="24"/>
                <w:lang w:val="es-PE" w:eastAsia="es-PE"/>
              </w:rPr>
            </w:pPr>
            <w:r w:rsidRPr="0095405F">
              <w:rPr>
                <w:rFonts w:ascii="Times New Roman" w:eastAsia="Times New Roman" w:hAnsi="Times New Roman" w:cs="Times New Roman"/>
                <w:b/>
                <w:bCs/>
                <w:sz w:val="24"/>
                <w:szCs w:val="24"/>
                <w:lang w:val="es-PE" w:eastAsia="es-PE"/>
              </w:rPr>
              <w:t>Acción</w:t>
            </w:r>
          </w:p>
        </w:tc>
        <w:tc>
          <w:tcPr>
            <w:tcW w:w="0" w:type="auto"/>
            <w:vAlign w:val="center"/>
            <w:hideMark/>
          </w:tcPr>
          <w:p w14:paraId="2C5B2FED" w14:textId="77777777" w:rsidR="0095405F" w:rsidRPr="0095405F" w:rsidRDefault="0095405F" w:rsidP="0095405F">
            <w:pPr>
              <w:spacing w:after="0" w:line="240" w:lineRule="auto"/>
              <w:jc w:val="center"/>
              <w:rPr>
                <w:rFonts w:ascii="Times New Roman" w:eastAsia="Times New Roman" w:hAnsi="Times New Roman" w:cs="Times New Roman"/>
                <w:b/>
                <w:bCs/>
                <w:sz w:val="24"/>
                <w:szCs w:val="24"/>
                <w:lang w:val="es-PE" w:eastAsia="es-PE"/>
              </w:rPr>
            </w:pPr>
            <w:r w:rsidRPr="0095405F">
              <w:rPr>
                <w:rFonts w:ascii="Times New Roman" w:eastAsia="Times New Roman" w:hAnsi="Times New Roman" w:cs="Times New Roman"/>
                <w:b/>
                <w:bCs/>
                <w:sz w:val="24"/>
                <w:szCs w:val="24"/>
                <w:lang w:val="es-PE" w:eastAsia="es-PE"/>
              </w:rPr>
              <w:t>Resultado esperado</w:t>
            </w:r>
          </w:p>
        </w:tc>
      </w:tr>
      <w:tr w:rsidR="0095405F" w:rsidRPr="0095405F" w14:paraId="36004ABB" w14:textId="77777777" w:rsidTr="0095405F">
        <w:trPr>
          <w:tblCellSpacing w:w="15" w:type="dxa"/>
        </w:trPr>
        <w:tc>
          <w:tcPr>
            <w:tcW w:w="0" w:type="auto"/>
            <w:vAlign w:val="center"/>
            <w:hideMark/>
          </w:tcPr>
          <w:p w14:paraId="5D93F31C"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Auxiliar crea pedido</w:t>
            </w:r>
          </w:p>
        </w:tc>
        <w:tc>
          <w:tcPr>
            <w:tcW w:w="0" w:type="auto"/>
            <w:vAlign w:val="center"/>
            <w:hideMark/>
          </w:tcPr>
          <w:p w14:paraId="0FE27183"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Formulario válido</w:t>
            </w:r>
          </w:p>
        </w:tc>
        <w:tc>
          <w:tcPr>
            <w:tcW w:w="0" w:type="auto"/>
            <w:vAlign w:val="center"/>
            <w:hideMark/>
          </w:tcPr>
          <w:p w14:paraId="7D29571F"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Pedido en estado “Pendiente”</w:t>
            </w:r>
          </w:p>
        </w:tc>
      </w:tr>
      <w:tr w:rsidR="0095405F" w:rsidRPr="0095405F" w14:paraId="4EEC1267" w14:textId="77777777" w:rsidTr="0095405F">
        <w:trPr>
          <w:tblCellSpacing w:w="15" w:type="dxa"/>
        </w:trPr>
        <w:tc>
          <w:tcPr>
            <w:tcW w:w="0" w:type="auto"/>
            <w:vAlign w:val="center"/>
            <w:hideMark/>
          </w:tcPr>
          <w:p w14:paraId="443FB52F"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Jefe aprueba pedido</w:t>
            </w:r>
          </w:p>
        </w:tc>
        <w:tc>
          <w:tcPr>
            <w:tcW w:w="0" w:type="auto"/>
            <w:vAlign w:val="center"/>
            <w:hideMark/>
          </w:tcPr>
          <w:p w14:paraId="5B16B054"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Cambiar estado</w:t>
            </w:r>
          </w:p>
        </w:tc>
        <w:tc>
          <w:tcPr>
            <w:tcW w:w="0" w:type="auto"/>
            <w:vAlign w:val="center"/>
            <w:hideMark/>
          </w:tcPr>
          <w:p w14:paraId="107761B5"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Se actualiza a “Aprobado”</w:t>
            </w:r>
          </w:p>
        </w:tc>
      </w:tr>
      <w:tr w:rsidR="0095405F" w:rsidRPr="0095405F" w14:paraId="76ADB190" w14:textId="77777777" w:rsidTr="0095405F">
        <w:trPr>
          <w:tblCellSpacing w:w="15" w:type="dxa"/>
        </w:trPr>
        <w:tc>
          <w:tcPr>
            <w:tcW w:w="0" w:type="auto"/>
            <w:vAlign w:val="center"/>
            <w:hideMark/>
          </w:tcPr>
          <w:p w14:paraId="518AD55B"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Ver historial de pedido</w:t>
            </w:r>
          </w:p>
        </w:tc>
        <w:tc>
          <w:tcPr>
            <w:tcW w:w="0" w:type="auto"/>
            <w:vAlign w:val="center"/>
            <w:hideMark/>
          </w:tcPr>
          <w:p w14:paraId="5627D907"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Revisar pedido con cambios</w:t>
            </w:r>
          </w:p>
        </w:tc>
        <w:tc>
          <w:tcPr>
            <w:tcW w:w="0" w:type="auto"/>
            <w:vAlign w:val="center"/>
            <w:hideMark/>
          </w:tcPr>
          <w:p w14:paraId="51BDBAA2"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Muestra flujo de estados</w:t>
            </w:r>
          </w:p>
        </w:tc>
      </w:tr>
    </w:tbl>
    <w:p w14:paraId="08A9A0EC" w14:textId="576F2326" w:rsidR="0095405F" w:rsidRPr="0095405F" w:rsidRDefault="0095405F" w:rsidP="0095405F">
      <w:pPr>
        <w:rPr>
          <w:rFonts w:ascii="Times New Roman" w:hAnsi="Times New Roman" w:cs="Times New Roman"/>
          <w:sz w:val="24"/>
          <w:szCs w:val="24"/>
          <w:lang w:val="es"/>
        </w:rPr>
      </w:pPr>
      <w:r w:rsidRPr="0095405F">
        <w:rPr>
          <w:rFonts w:ascii="Times New Roman" w:hAnsi="Times New Roman" w:cs="Times New Roman"/>
          <w:sz w:val="24"/>
          <w:szCs w:val="24"/>
          <w:lang w:val="es"/>
        </w:rPr>
        <w:br/>
      </w:r>
      <w:r w:rsidRPr="0095405F">
        <w:rPr>
          <w:rFonts w:ascii="Segoe UI Emoji" w:hAnsi="Segoe UI Emoji" w:cs="Segoe UI Emoji"/>
          <w:sz w:val="24"/>
          <w:szCs w:val="24"/>
        </w:rPr>
        <w:t>💳</w:t>
      </w:r>
      <w:r w:rsidRPr="0095405F">
        <w:rPr>
          <w:rFonts w:ascii="Times New Roman" w:hAnsi="Times New Roman" w:cs="Times New Roman"/>
          <w:sz w:val="24"/>
          <w:szCs w:val="24"/>
        </w:rPr>
        <w:t xml:space="preserve"> PAGOS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95"/>
        <w:gridCol w:w="1960"/>
        <w:gridCol w:w="3714"/>
      </w:tblGrid>
      <w:tr w:rsidR="0095405F" w:rsidRPr="0095405F" w14:paraId="1ED509C0" w14:textId="77777777" w:rsidTr="0095405F">
        <w:trPr>
          <w:tblHeader/>
          <w:tblCellSpacing w:w="15" w:type="dxa"/>
        </w:trPr>
        <w:tc>
          <w:tcPr>
            <w:tcW w:w="0" w:type="auto"/>
            <w:vAlign w:val="center"/>
            <w:hideMark/>
          </w:tcPr>
          <w:p w14:paraId="459031CA" w14:textId="77777777" w:rsidR="0095405F" w:rsidRPr="0095405F" w:rsidRDefault="0095405F" w:rsidP="0095405F">
            <w:pPr>
              <w:spacing w:after="0" w:line="240" w:lineRule="auto"/>
              <w:jc w:val="center"/>
              <w:rPr>
                <w:rFonts w:ascii="Times New Roman" w:eastAsia="Times New Roman" w:hAnsi="Times New Roman" w:cs="Times New Roman"/>
                <w:b/>
                <w:bCs/>
                <w:sz w:val="24"/>
                <w:szCs w:val="24"/>
                <w:lang w:val="es-PE" w:eastAsia="es-PE"/>
              </w:rPr>
            </w:pPr>
            <w:r w:rsidRPr="0095405F">
              <w:rPr>
                <w:rFonts w:ascii="Times New Roman" w:eastAsia="Times New Roman" w:hAnsi="Times New Roman" w:cs="Times New Roman"/>
                <w:b/>
                <w:bCs/>
                <w:sz w:val="24"/>
                <w:szCs w:val="24"/>
                <w:lang w:val="es-PE" w:eastAsia="es-PE"/>
              </w:rPr>
              <w:t>Caso de prueba</w:t>
            </w:r>
          </w:p>
        </w:tc>
        <w:tc>
          <w:tcPr>
            <w:tcW w:w="0" w:type="auto"/>
            <w:vAlign w:val="center"/>
            <w:hideMark/>
          </w:tcPr>
          <w:p w14:paraId="47D2ECF9" w14:textId="77777777" w:rsidR="0095405F" w:rsidRPr="0095405F" w:rsidRDefault="0095405F" w:rsidP="0095405F">
            <w:pPr>
              <w:spacing w:after="0" w:line="240" w:lineRule="auto"/>
              <w:jc w:val="center"/>
              <w:rPr>
                <w:rFonts w:ascii="Times New Roman" w:eastAsia="Times New Roman" w:hAnsi="Times New Roman" w:cs="Times New Roman"/>
                <w:b/>
                <w:bCs/>
                <w:sz w:val="24"/>
                <w:szCs w:val="24"/>
                <w:lang w:val="es-PE" w:eastAsia="es-PE"/>
              </w:rPr>
            </w:pPr>
            <w:r w:rsidRPr="0095405F">
              <w:rPr>
                <w:rFonts w:ascii="Times New Roman" w:eastAsia="Times New Roman" w:hAnsi="Times New Roman" w:cs="Times New Roman"/>
                <w:b/>
                <w:bCs/>
                <w:sz w:val="24"/>
                <w:szCs w:val="24"/>
                <w:lang w:val="es-PE" w:eastAsia="es-PE"/>
              </w:rPr>
              <w:t>Acción</w:t>
            </w:r>
          </w:p>
        </w:tc>
        <w:tc>
          <w:tcPr>
            <w:tcW w:w="0" w:type="auto"/>
            <w:vAlign w:val="center"/>
            <w:hideMark/>
          </w:tcPr>
          <w:p w14:paraId="01D9E28E" w14:textId="77777777" w:rsidR="0095405F" w:rsidRPr="0095405F" w:rsidRDefault="0095405F" w:rsidP="0095405F">
            <w:pPr>
              <w:spacing w:after="0" w:line="240" w:lineRule="auto"/>
              <w:jc w:val="center"/>
              <w:rPr>
                <w:rFonts w:ascii="Times New Roman" w:eastAsia="Times New Roman" w:hAnsi="Times New Roman" w:cs="Times New Roman"/>
                <w:b/>
                <w:bCs/>
                <w:sz w:val="24"/>
                <w:szCs w:val="24"/>
                <w:lang w:val="es-PE" w:eastAsia="es-PE"/>
              </w:rPr>
            </w:pPr>
            <w:r w:rsidRPr="0095405F">
              <w:rPr>
                <w:rFonts w:ascii="Times New Roman" w:eastAsia="Times New Roman" w:hAnsi="Times New Roman" w:cs="Times New Roman"/>
                <w:b/>
                <w:bCs/>
                <w:sz w:val="24"/>
                <w:szCs w:val="24"/>
                <w:lang w:val="es-PE" w:eastAsia="es-PE"/>
              </w:rPr>
              <w:t>Resultado esperado</w:t>
            </w:r>
          </w:p>
        </w:tc>
      </w:tr>
      <w:tr w:rsidR="0095405F" w:rsidRPr="0095405F" w14:paraId="0758C45A" w14:textId="77777777" w:rsidTr="0095405F">
        <w:trPr>
          <w:tblCellSpacing w:w="15" w:type="dxa"/>
        </w:trPr>
        <w:tc>
          <w:tcPr>
            <w:tcW w:w="0" w:type="auto"/>
            <w:vAlign w:val="center"/>
            <w:hideMark/>
          </w:tcPr>
          <w:p w14:paraId="6DE3CC03"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Registrar pago menor al total</w:t>
            </w:r>
          </w:p>
        </w:tc>
        <w:tc>
          <w:tcPr>
            <w:tcW w:w="0" w:type="auto"/>
            <w:vAlign w:val="center"/>
            <w:hideMark/>
          </w:tcPr>
          <w:p w14:paraId="571687F3"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Enviar pago parcial</w:t>
            </w:r>
          </w:p>
        </w:tc>
        <w:tc>
          <w:tcPr>
            <w:tcW w:w="0" w:type="auto"/>
            <w:vAlign w:val="center"/>
            <w:hideMark/>
          </w:tcPr>
          <w:p w14:paraId="166A4EAB"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Error: monto no coincide</w:t>
            </w:r>
          </w:p>
        </w:tc>
      </w:tr>
      <w:tr w:rsidR="0095405F" w:rsidRPr="0095405F" w14:paraId="61E56A14" w14:textId="77777777" w:rsidTr="0095405F">
        <w:trPr>
          <w:tblCellSpacing w:w="15" w:type="dxa"/>
        </w:trPr>
        <w:tc>
          <w:tcPr>
            <w:tcW w:w="0" w:type="auto"/>
            <w:vAlign w:val="center"/>
            <w:hideMark/>
          </w:tcPr>
          <w:p w14:paraId="73715615"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Registrar pago correcto</w:t>
            </w:r>
          </w:p>
        </w:tc>
        <w:tc>
          <w:tcPr>
            <w:tcW w:w="0" w:type="auto"/>
            <w:vAlign w:val="center"/>
            <w:hideMark/>
          </w:tcPr>
          <w:p w14:paraId="5E0055F8"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Monto exacto</w:t>
            </w:r>
          </w:p>
        </w:tc>
        <w:tc>
          <w:tcPr>
            <w:tcW w:w="0" w:type="auto"/>
            <w:vAlign w:val="center"/>
            <w:hideMark/>
          </w:tcPr>
          <w:p w14:paraId="4DEEEC20"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Estado del pedido cambia a “Pagado”</w:t>
            </w:r>
          </w:p>
        </w:tc>
      </w:tr>
    </w:tbl>
    <w:p w14:paraId="05953BF3" w14:textId="77777777" w:rsidR="0095405F" w:rsidRPr="0095405F" w:rsidRDefault="0095405F" w:rsidP="0095405F">
      <w:pPr>
        <w:rPr>
          <w:rFonts w:ascii="Times New Roman" w:hAnsi="Times New Roman" w:cs="Times New Roman"/>
          <w:sz w:val="24"/>
          <w:szCs w:val="24"/>
          <w:lang w:val="es-PE"/>
        </w:rPr>
      </w:pPr>
    </w:p>
    <w:p w14:paraId="25376C2A" w14:textId="4AC28295" w:rsidR="0095405F" w:rsidRPr="0095405F" w:rsidRDefault="0095405F" w:rsidP="3E58B943">
      <w:pPr>
        <w:spacing w:after="0" w:line="276" w:lineRule="auto"/>
        <w:textAlignment w:val="baseline"/>
        <w:rPr>
          <w:rFonts w:ascii="Times New Roman" w:hAnsi="Times New Roman" w:cs="Times New Roman"/>
          <w:sz w:val="24"/>
          <w:szCs w:val="24"/>
          <w:lang w:val="es"/>
        </w:rPr>
      </w:pPr>
      <w:r w:rsidRPr="0095405F">
        <w:rPr>
          <w:rFonts w:ascii="Segoe UI Emoji" w:hAnsi="Segoe UI Emoji" w:cs="Segoe UI Emoji"/>
          <w:sz w:val="24"/>
          <w:szCs w:val="24"/>
        </w:rPr>
        <w:t>📄</w:t>
      </w:r>
      <w:r w:rsidRPr="0095405F">
        <w:rPr>
          <w:rFonts w:ascii="Times New Roman" w:hAnsi="Times New Roman" w:cs="Times New Roman"/>
          <w:sz w:val="24"/>
          <w:szCs w:val="24"/>
        </w:rPr>
        <w:t xml:space="preserve"> KARDEX</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61"/>
        <w:gridCol w:w="2480"/>
        <w:gridCol w:w="3234"/>
      </w:tblGrid>
      <w:tr w:rsidR="0095405F" w:rsidRPr="0095405F" w14:paraId="7AF3DCFE" w14:textId="77777777" w:rsidTr="0095405F">
        <w:trPr>
          <w:tblHeader/>
          <w:tblCellSpacing w:w="15" w:type="dxa"/>
        </w:trPr>
        <w:tc>
          <w:tcPr>
            <w:tcW w:w="0" w:type="auto"/>
            <w:vAlign w:val="center"/>
            <w:hideMark/>
          </w:tcPr>
          <w:p w14:paraId="5A3D5C9A" w14:textId="77777777" w:rsidR="0095405F" w:rsidRPr="0095405F" w:rsidRDefault="0095405F" w:rsidP="0095405F">
            <w:pPr>
              <w:spacing w:after="0" w:line="240" w:lineRule="auto"/>
              <w:jc w:val="center"/>
              <w:rPr>
                <w:rFonts w:ascii="Times New Roman" w:eastAsia="Times New Roman" w:hAnsi="Times New Roman" w:cs="Times New Roman"/>
                <w:b/>
                <w:bCs/>
                <w:sz w:val="24"/>
                <w:szCs w:val="24"/>
                <w:lang w:val="es-PE" w:eastAsia="es-PE"/>
              </w:rPr>
            </w:pPr>
            <w:r w:rsidRPr="0095405F">
              <w:rPr>
                <w:rFonts w:ascii="Times New Roman" w:eastAsia="Times New Roman" w:hAnsi="Times New Roman" w:cs="Times New Roman"/>
                <w:b/>
                <w:bCs/>
                <w:sz w:val="24"/>
                <w:szCs w:val="24"/>
                <w:lang w:val="es-PE" w:eastAsia="es-PE"/>
              </w:rPr>
              <w:t>Caso de prueba</w:t>
            </w:r>
          </w:p>
        </w:tc>
        <w:tc>
          <w:tcPr>
            <w:tcW w:w="0" w:type="auto"/>
            <w:vAlign w:val="center"/>
            <w:hideMark/>
          </w:tcPr>
          <w:p w14:paraId="7F165583" w14:textId="77777777" w:rsidR="0095405F" w:rsidRPr="0095405F" w:rsidRDefault="0095405F" w:rsidP="0095405F">
            <w:pPr>
              <w:spacing w:after="0" w:line="240" w:lineRule="auto"/>
              <w:jc w:val="center"/>
              <w:rPr>
                <w:rFonts w:ascii="Times New Roman" w:eastAsia="Times New Roman" w:hAnsi="Times New Roman" w:cs="Times New Roman"/>
                <w:b/>
                <w:bCs/>
                <w:sz w:val="24"/>
                <w:szCs w:val="24"/>
                <w:lang w:val="es-PE" w:eastAsia="es-PE"/>
              </w:rPr>
            </w:pPr>
            <w:r w:rsidRPr="0095405F">
              <w:rPr>
                <w:rFonts w:ascii="Times New Roman" w:eastAsia="Times New Roman" w:hAnsi="Times New Roman" w:cs="Times New Roman"/>
                <w:b/>
                <w:bCs/>
                <w:sz w:val="24"/>
                <w:szCs w:val="24"/>
                <w:lang w:val="es-PE" w:eastAsia="es-PE"/>
              </w:rPr>
              <w:t>Acción</w:t>
            </w:r>
          </w:p>
        </w:tc>
        <w:tc>
          <w:tcPr>
            <w:tcW w:w="0" w:type="auto"/>
            <w:vAlign w:val="center"/>
            <w:hideMark/>
          </w:tcPr>
          <w:p w14:paraId="16DB6D11" w14:textId="77777777" w:rsidR="0095405F" w:rsidRPr="0095405F" w:rsidRDefault="0095405F" w:rsidP="0095405F">
            <w:pPr>
              <w:spacing w:after="0" w:line="240" w:lineRule="auto"/>
              <w:jc w:val="center"/>
              <w:rPr>
                <w:rFonts w:ascii="Times New Roman" w:eastAsia="Times New Roman" w:hAnsi="Times New Roman" w:cs="Times New Roman"/>
                <w:b/>
                <w:bCs/>
                <w:sz w:val="24"/>
                <w:szCs w:val="24"/>
                <w:lang w:val="es-PE" w:eastAsia="es-PE"/>
              </w:rPr>
            </w:pPr>
            <w:r w:rsidRPr="0095405F">
              <w:rPr>
                <w:rFonts w:ascii="Times New Roman" w:eastAsia="Times New Roman" w:hAnsi="Times New Roman" w:cs="Times New Roman"/>
                <w:b/>
                <w:bCs/>
                <w:sz w:val="24"/>
                <w:szCs w:val="24"/>
                <w:lang w:val="es-PE" w:eastAsia="es-PE"/>
              </w:rPr>
              <w:t>Resultado esperado</w:t>
            </w:r>
          </w:p>
        </w:tc>
      </w:tr>
      <w:tr w:rsidR="0095405F" w:rsidRPr="0095405F" w14:paraId="2E670B50" w14:textId="77777777" w:rsidTr="0095405F">
        <w:trPr>
          <w:tblCellSpacing w:w="15" w:type="dxa"/>
        </w:trPr>
        <w:tc>
          <w:tcPr>
            <w:tcW w:w="0" w:type="auto"/>
            <w:vAlign w:val="center"/>
            <w:hideMark/>
          </w:tcPr>
          <w:p w14:paraId="787208D6"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Agregar movimiento</w:t>
            </w:r>
          </w:p>
        </w:tc>
        <w:tc>
          <w:tcPr>
            <w:tcW w:w="0" w:type="auto"/>
            <w:vAlign w:val="center"/>
            <w:hideMark/>
          </w:tcPr>
          <w:p w14:paraId="49C9F0A7"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Entrada o salida de stock</w:t>
            </w:r>
          </w:p>
        </w:tc>
        <w:tc>
          <w:tcPr>
            <w:tcW w:w="0" w:type="auto"/>
            <w:vAlign w:val="center"/>
            <w:hideMark/>
          </w:tcPr>
          <w:p w14:paraId="63221AB2"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Stock se actualiza correctamente</w:t>
            </w:r>
          </w:p>
        </w:tc>
      </w:tr>
      <w:tr w:rsidR="0095405F" w:rsidRPr="0095405F" w14:paraId="58B440A2" w14:textId="77777777" w:rsidTr="0095405F">
        <w:trPr>
          <w:tblCellSpacing w:w="15" w:type="dxa"/>
        </w:trPr>
        <w:tc>
          <w:tcPr>
            <w:tcW w:w="0" w:type="auto"/>
            <w:vAlign w:val="center"/>
            <w:hideMark/>
          </w:tcPr>
          <w:p w14:paraId="4229BE13"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Generar reporte de Kardex</w:t>
            </w:r>
          </w:p>
        </w:tc>
        <w:tc>
          <w:tcPr>
            <w:tcW w:w="0" w:type="auto"/>
            <w:vAlign w:val="center"/>
            <w:hideMark/>
          </w:tcPr>
          <w:p w14:paraId="566DB9B7"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Filtrar por fechas</w:t>
            </w:r>
          </w:p>
        </w:tc>
        <w:tc>
          <w:tcPr>
            <w:tcW w:w="0" w:type="auto"/>
            <w:vAlign w:val="center"/>
            <w:hideMark/>
          </w:tcPr>
          <w:p w14:paraId="4A7A8104"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PDF o tabla con resultados</w:t>
            </w:r>
          </w:p>
        </w:tc>
      </w:tr>
    </w:tbl>
    <w:p w14:paraId="29AACACC" w14:textId="7E1F1BBB" w:rsidR="0095405F" w:rsidRPr="0095405F" w:rsidRDefault="0095405F" w:rsidP="3E58B943">
      <w:pPr>
        <w:spacing w:after="0" w:line="276" w:lineRule="auto"/>
        <w:textAlignment w:val="baseline"/>
        <w:rPr>
          <w:rFonts w:ascii="Times New Roman" w:hAnsi="Times New Roman" w:cs="Times New Roman"/>
          <w:sz w:val="24"/>
          <w:szCs w:val="24"/>
          <w:lang w:val="es-PE"/>
        </w:rPr>
      </w:pPr>
      <w:r w:rsidRPr="0095405F">
        <w:rPr>
          <w:rFonts w:ascii="Times New Roman" w:hAnsi="Times New Roman" w:cs="Times New Roman"/>
          <w:sz w:val="24"/>
          <w:szCs w:val="24"/>
          <w:lang w:val="es-PE"/>
        </w:rPr>
        <w:br/>
      </w:r>
      <w:r w:rsidRPr="0095405F">
        <w:rPr>
          <w:rFonts w:ascii="Segoe UI Emoji" w:hAnsi="Segoe UI Emoji" w:cs="Segoe UI Emoji"/>
          <w:sz w:val="24"/>
          <w:szCs w:val="24"/>
        </w:rPr>
        <w:t>📊</w:t>
      </w:r>
      <w:r w:rsidRPr="0095405F">
        <w:rPr>
          <w:rFonts w:ascii="Times New Roman" w:hAnsi="Times New Roman" w:cs="Times New Roman"/>
          <w:sz w:val="24"/>
          <w:szCs w:val="24"/>
        </w:rPr>
        <w:t xml:space="preserve"> REPORTES Y NAVEGACIÓN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8"/>
        <w:gridCol w:w="2340"/>
        <w:gridCol w:w="3141"/>
      </w:tblGrid>
      <w:tr w:rsidR="0095405F" w:rsidRPr="0095405F" w14:paraId="3A9B8394" w14:textId="77777777" w:rsidTr="0095405F">
        <w:trPr>
          <w:tblHeader/>
          <w:tblCellSpacing w:w="15" w:type="dxa"/>
        </w:trPr>
        <w:tc>
          <w:tcPr>
            <w:tcW w:w="0" w:type="auto"/>
            <w:vAlign w:val="center"/>
            <w:hideMark/>
          </w:tcPr>
          <w:p w14:paraId="1832BFF1" w14:textId="77777777" w:rsidR="0095405F" w:rsidRPr="0095405F" w:rsidRDefault="0095405F" w:rsidP="0095405F">
            <w:pPr>
              <w:spacing w:after="0" w:line="240" w:lineRule="auto"/>
              <w:jc w:val="center"/>
              <w:rPr>
                <w:rFonts w:ascii="Times New Roman" w:eastAsia="Times New Roman" w:hAnsi="Times New Roman" w:cs="Times New Roman"/>
                <w:b/>
                <w:bCs/>
                <w:sz w:val="24"/>
                <w:szCs w:val="24"/>
                <w:lang w:val="es-PE" w:eastAsia="es-PE"/>
              </w:rPr>
            </w:pPr>
            <w:r w:rsidRPr="0095405F">
              <w:rPr>
                <w:rFonts w:ascii="Times New Roman" w:eastAsia="Times New Roman" w:hAnsi="Times New Roman" w:cs="Times New Roman"/>
                <w:b/>
                <w:bCs/>
                <w:sz w:val="24"/>
                <w:szCs w:val="24"/>
                <w:lang w:val="es-PE" w:eastAsia="es-PE"/>
              </w:rPr>
              <w:t>Caso de prueba</w:t>
            </w:r>
          </w:p>
        </w:tc>
        <w:tc>
          <w:tcPr>
            <w:tcW w:w="0" w:type="auto"/>
            <w:vAlign w:val="center"/>
            <w:hideMark/>
          </w:tcPr>
          <w:p w14:paraId="6DFA2D21" w14:textId="77777777" w:rsidR="0095405F" w:rsidRPr="0095405F" w:rsidRDefault="0095405F" w:rsidP="0095405F">
            <w:pPr>
              <w:spacing w:after="0" w:line="240" w:lineRule="auto"/>
              <w:jc w:val="center"/>
              <w:rPr>
                <w:rFonts w:ascii="Times New Roman" w:eastAsia="Times New Roman" w:hAnsi="Times New Roman" w:cs="Times New Roman"/>
                <w:b/>
                <w:bCs/>
                <w:sz w:val="24"/>
                <w:szCs w:val="24"/>
                <w:lang w:val="es-PE" w:eastAsia="es-PE"/>
              </w:rPr>
            </w:pPr>
            <w:r w:rsidRPr="0095405F">
              <w:rPr>
                <w:rFonts w:ascii="Times New Roman" w:eastAsia="Times New Roman" w:hAnsi="Times New Roman" w:cs="Times New Roman"/>
                <w:b/>
                <w:bCs/>
                <w:sz w:val="24"/>
                <w:szCs w:val="24"/>
                <w:lang w:val="es-PE" w:eastAsia="es-PE"/>
              </w:rPr>
              <w:t>Acción</w:t>
            </w:r>
          </w:p>
        </w:tc>
        <w:tc>
          <w:tcPr>
            <w:tcW w:w="0" w:type="auto"/>
            <w:vAlign w:val="center"/>
            <w:hideMark/>
          </w:tcPr>
          <w:p w14:paraId="31A24E1D" w14:textId="77777777" w:rsidR="0095405F" w:rsidRPr="0095405F" w:rsidRDefault="0095405F" w:rsidP="0095405F">
            <w:pPr>
              <w:spacing w:after="0" w:line="240" w:lineRule="auto"/>
              <w:jc w:val="center"/>
              <w:rPr>
                <w:rFonts w:ascii="Times New Roman" w:eastAsia="Times New Roman" w:hAnsi="Times New Roman" w:cs="Times New Roman"/>
                <w:b/>
                <w:bCs/>
                <w:sz w:val="24"/>
                <w:szCs w:val="24"/>
                <w:lang w:val="es-PE" w:eastAsia="es-PE"/>
              </w:rPr>
            </w:pPr>
            <w:r w:rsidRPr="0095405F">
              <w:rPr>
                <w:rFonts w:ascii="Times New Roman" w:eastAsia="Times New Roman" w:hAnsi="Times New Roman" w:cs="Times New Roman"/>
                <w:b/>
                <w:bCs/>
                <w:sz w:val="24"/>
                <w:szCs w:val="24"/>
                <w:lang w:val="es-PE" w:eastAsia="es-PE"/>
              </w:rPr>
              <w:t>Resultado esperado</w:t>
            </w:r>
          </w:p>
        </w:tc>
      </w:tr>
      <w:tr w:rsidR="0095405F" w:rsidRPr="0095405F" w14:paraId="20FA4D54" w14:textId="77777777" w:rsidTr="0095405F">
        <w:trPr>
          <w:tblCellSpacing w:w="15" w:type="dxa"/>
        </w:trPr>
        <w:tc>
          <w:tcPr>
            <w:tcW w:w="0" w:type="auto"/>
            <w:vAlign w:val="center"/>
            <w:hideMark/>
          </w:tcPr>
          <w:p w14:paraId="7B13A4D2"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Ver listado de stock</w:t>
            </w:r>
          </w:p>
        </w:tc>
        <w:tc>
          <w:tcPr>
            <w:tcW w:w="0" w:type="auto"/>
            <w:vAlign w:val="center"/>
            <w:hideMark/>
          </w:tcPr>
          <w:p w14:paraId="3BA7073F"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Acceder a Inventario</w:t>
            </w:r>
          </w:p>
        </w:tc>
        <w:tc>
          <w:tcPr>
            <w:tcW w:w="0" w:type="auto"/>
            <w:vAlign w:val="center"/>
            <w:hideMark/>
          </w:tcPr>
          <w:p w14:paraId="11CDD893"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Muestra productos y cantidades</w:t>
            </w:r>
          </w:p>
        </w:tc>
      </w:tr>
      <w:tr w:rsidR="0095405F" w:rsidRPr="0095405F" w14:paraId="3F7958A5" w14:textId="77777777" w:rsidTr="0095405F">
        <w:trPr>
          <w:tblCellSpacing w:w="15" w:type="dxa"/>
        </w:trPr>
        <w:tc>
          <w:tcPr>
            <w:tcW w:w="0" w:type="auto"/>
            <w:vAlign w:val="center"/>
            <w:hideMark/>
          </w:tcPr>
          <w:p w14:paraId="3D7565C2"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Buscar producto</w:t>
            </w:r>
          </w:p>
        </w:tc>
        <w:tc>
          <w:tcPr>
            <w:tcW w:w="0" w:type="auto"/>
            <w:vAlign w:val="center"/>
            <w:hideMark/>
          </w:tcPr>
          <w:p w14:paraId="5BCD9FF0"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Usar barra de búsqueda</w:t>
            </w:r>
          </w:p>
        </w:tc>
        <w:tc>
          <w:tcPr>
            <w:tcW w:w="0" w:type="auto"/>
            <w:vAlign w:val="center"/>
            <w:hideMark/>
          </w:tcPr>
          <w:p w14:paraId="7A7D9991"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Lista filtrada</w:t>
            </w:r>
          </w:p>
        </w:tc>
      </w:tr>
    </w:tbl>
    <w:p w14:paraId="321C0D8A" w14:textId="05071B0C" w:rsidR="0095405F" w:rsidRPr="0095405F" w:rsidRDefault="0095405F" w:rsidP="3E58B943">
      <w:pPr>
        <w:spacing w:after="0" w:line="276" w:lineRule="auto"/>
        <w:textAlignment w:val="baseline"/>
        <w:rPr>
          <w:rFonts w:ascii="Times New Roman" w:hAnsi="Times New Roman" w:cs="Times New Roman"/>
          <w:sz w:val="24"/>
          <w:szCs w:val="24"/>
          <w:lang w:val="es-PE"/>
        </w:rPr>
      </w:pPr>
      <w:r w:rsidRPr="0095405F">
        <w:rPr>
          <w:rFonts w:ascii="Times New Roman" w:hAnsi="Times New Roman" w:cs="Times New Roman"/>
          <w:sz w:val="24"/>
          <w:szCs w:val="24"/>
          <w:lang w:val="es-PE"/>
        </w:rPr>
        <w:br/>
      </w:r>
      <w:r w:rsidRPr="0095405F">
        <w:rPr>
          <w:rFonts w:ascii="Segoe UI Symbol" w:hAnsi="Segoe UI Symbol" w:cs="Segoe UI Symbol"/>
          <w:sz w:val="24"/>
          <w:szCs w:val="24"/>
        </w:rPr>
        <w:t>⚙</w:t>
      </w:r>
      <w:r w:rsidRPr="0095405F">
        <w:rPr>
          <w:rFonts w:ascii="Times New Roman" w:hAnsi="Times New Roman" w:cs="Times New Roman"/>
          <w:sz w:val="24"/>
          <w:szCs w:val="24"/>
        </w:rPr>
        <w:t>️ CONFIGURACIÓN Y ADMINISTRACIÓN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14"/>
        <w:gridCol w:w="1940"/>
        <w:gridCol w:w="3482"/>
      </w:tblGrid>
      <w:tr w:rsidR="0095405F" w:rsidRPr="0095405F" w14:paraId="79347718" w14:textId="77777777" w:rsidTr="0095405F">
        <w:trPr>
          <w:tblHeader/>
          <w:tblCellSpacing w:w="15" w:type="dxa"/>
        </w:trPr>
        <w:tc>
          <w:tcPr>
            <w:tcW w:w="0" w:type="auto"/>
            <w:vAlign w:val="center"/>
            <w:hideMark/>
          </w:tcPr>
          <w:p w14:paraId="794022FF" w14:textId="77777777" w:rsidR="0095405F" w:rsidRPr="0095405F" w:rsidRDefault="0095405F" w:rsidP="0095405F">
            <w:pPr>
              <w:spacing w:after="0" w:line="240" w:lineRule="auto"/>
              <w:jc w:val="center"/>
              <w:rPr>
                <w:rFonts w:ascii="Times New Roman" w:eastAsia="Times New Roman" w:hAnsi="Times New Roman" w:cs="Times New Roman"/>
                <w:b/>
                <w:bCs/>
                <w:sz w:val="24"/>
                <w:szCs w:val="24"/>
                <w:lang w:val="es-PE" w:eastAsia="es-PE"/>
              </w:rPr>
            </w:pPr>
            <w:r w:rsidRPr="0095405F">
              <w:rPr>
                <w:rFonts w:ascii="Times New Roman" w:eastAsia="Times New Roman" w:hAnsi="Times New Roman" w:cs="Times New Roman"/>
                <w:b/>
                <w:bCs/>
                <w:sz w:val="24"/>
                <w:szCs w:val="24"/>
                <w:lang w:val="es-PE" w:eastAsia="es-PE"/>
              </w:rPr>
              <w:lastRenderedPageBreak/>
              <w:t>Caso de prueba</w:t>
            </w:r>
          </w:p>
        </w:tc>
        <w:tc>
          <w:tcPr>
            <w:tcW w:w="0" w:type="auto"/>
            <w:vAlign w:val="center"/>
            <w:hideMark/>
          </w:tcPr>
          <w:p w14:paraId="2C8B95DC" w14:textId="77777777" w:rsidR="0095405F" w:rsidRPr="0095405F" w:rsidRDefault="0095405F" w:rsidP="0095405F">
            <w:pPr>
              <w:spacing w:after="0" w:line="240" w:lineRule="auto"/>
              <w:jc w:val="center"/>
              <w:rPr>
                <w:rFonts w:ascii="Times New Roman" w:eastAsia="Times New Roman" w:hAnsi="Times New Roman" w:cs="Times New Roman"/>
                <w:b/>
                <w:bCs/>
                <w:sz w:val="24"/>
                <w:szCs w:val="24"/>
                <w:lang w:val="es-PE" w:eastAsia="es-PE"/>
              </w:rPr>
            </w:pPr>
            <w:r w:rsidRPr="0095405F">
              <w:rPr>
                <w:rFonts w:ascii="Times New Roman" w:eastAsia="Times New Roman" w:hAnsi="Times New Roman" w:cs="Times New Roman"/>
                <w:b/>
                <w:bCs/>
                <w:sz w:val="24"/>
                <w:szCs w:val="24"/>
                <w:lang w:val="es-PE" w:eastAsia="es-PE"/>
              </w:rPr>
              <w:t>Acción</w:t>
            </w:r>
          </w:p>
        </w:tc>
        <w:tc>
          <w:tcPr>
            <w:tcW w:w="0" w:type="auto"/>
            <w:vAlign w:val="center"/>
            <w:hideMark/>
          </w:tcPr>
          <w:p w14:paraId="0200F144" w14:textId="77777777" w:rsidR="0095405F" w:rsidRPr="0095405F" w:rsidRDefault="0095405F" w:rsidP="0095405F">
            <w:pPr>
              <w:spacing w:after="0" w:line="240" w:lineRule="auto"/>
              <w:jc w:val="center"/>
              <w:rPr>
                <w:rFonts w:ascii="Times New Roman" w:eastAsia="Times New Roman" w:hAnsi="Times New Roman" w:cs="Times New Roman"/>
                <w:b/>
                <w:bCs/>
                <w:sz w:val="24"/>
                <w:szCs w:val="24"/>
                <w:lang w:val="es-PE" w:eastAsia="es-PE"/>
              </w:rPr>
            </w:pPr>
            <w:r w:rsidRPr="0095405F">
              <w:rPr>
                <w:rFonts w:ascii="Times New Roman" w:eastAsia="Times New Roman" w:hAnsi="Times New Roman" w:cs="Times New Roman"/>
                <w:b/>
                <w:bCs/>
                <w:sz w:val="24"/>
                <w:szCs w:val="24"/>
                <w:lang w:val="es-PE" w:eastAsia="es-PE"/>
              </w:rPr>
              <w:t>Resultado esperado</w:t>
            </w:r>
          </w:p>
        </w:tc>
      </w:tr>
      <w:tr w:rsidR="0095405F" w:rsidRPr="0095405F" w14:paraId="048489B6" w14:textId="77777777" w:rsidTr="0095405F">
        <w:trPr>
          <w:tblCellSpacing w:w="15" w:type="dxa"/>
        </w:trPr>
        <w:tc>
          <w:tcPr>
            <w:tcW w:w="0" w:type="auto"/>
            <w:vAlign w:val="center"/>
            <w:hideMark/>
          </w:tcPr>
          <w:p w14:paraId="6CC9D92A"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Crear nuevo usuario</w:t>
            </w:r>
          </w:p>
        </w:tc>
        <w:tc>
          <w:tcPr>
            <w:tcW w:w="0" w:type="auto"/>
            <w:vAlign w:val="center"/>
            <w:hideMark/>
          </w:tcPr>
          <w:p w14:paraId="169D245C"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Ingresar datos y rol</w:t>
            </w:r>
          </w:p>
        </w:tc>
        <w:tc>
          <w:tcPr>
            <w:tcW w:w="0" w:type="auto"/>
            <w:vAlign w:val="center"/>
            <w:hideMark/>
          </w:tcPr>
          <w:p w14:paraId="258899E4"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Usuario creado y funcional</w:t>
            </w:r>
          </w:p>
        </w:tc>
      </w:tr>
      <w:tr w:rsidR="0095405F" w:rsidRPr="0095405F" w14:paraId="39765EB5" w14:textId="77777777" w:rsidTr="0095405F">
        <w:trPr>
          <w:tblCellSpacing w:w="15" w:type="dxa"/>
        </w:trPr>
        <w:tc>
          <w:tcPr>
            <w:tcW w:w="0" w:type="auto"/>
            <w:vAlign w:val="center"/>
            <w:hideMark/>
          </w:tcPr>
          <w:p w14:paraId="6BA3C256"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Usuario recién creado accede</w:t>
            </w:r>
          </w:p>
        </w:tc>
        <w:tc>
          <w:tcPr>
            <w:tcW w:w="0" w:type="auto"/>
            <w:vAlign w:val="center"/>
            <w:hideMark/>
          </w:tcPr>
          <w:p w14:paraId="0463586E"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proofErr w:type="spellStart"/>
            <w:r w:rsidRPr="0095405F">
              <w:rPr>
                <w:rFonts w:ascii="Times New Roman" w:eastAsia="Times New Roman" w:hAnsi="Times New Roman" w:cs="Times New Roman"/>
                <w:sz w:val="24"/>
                <w:szCs w:val="24"/>
                <w:lang w:val="es-PE" w:eastAsia="es-PE"/>
              </w:rPr>
              <w:t>Login</w:t>
            </w:r>
            <w:proofErr w:type="spellEnd"/>
            <w:r w:rsidRPr="0095405F">
              <w:rPr>
                <w:rFonts w:ascii="Times New Roman" w:eastAsia="Times New Roman" w:hAnsi="Times New Roman" w:cs="Times New Roman"/>
                <w:sz w:val="24"/>
                <w:szCs w:val="24"/>
                <w:lang w:val="es-PE" w:eastAsia="es-PE"/>
              </w:rPr>
              <w:t xml:space="preserve"> inmediato</w:t>
            </w:r>
          </w:p>
        </w:tc>
        <w:tc>
          <w:tcPr>
            <w:tcW w:w="0" w:type="auto"/>
            <w:vAlign w:val="center"/>
            <w:hideMark/>
          </w:tcPr>
          <w:p w14:paraId="724418BF"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Ingresa con los permisos asignados</w:t>
            </w:r>
          </w:p>
        </w:tc>
      </w:tr>
    </w:tbl>
    <w:p w14:paraId="233557FE" w14:textId="35B6DEED" w:rsidR="0095405F" w:rsidRPr="0095405F" w:rsidRDefault="0095405F" w:rsidP="3E58B943">
      <w:pPr>
        <w:spacing w:after="0" w:line="276" w:lineRule="auto"/>
        <w:textAlignment w:val="baseline"/>
        <w:rPr>
          <w:rFonts w:ascii="Times New Roman" w:hAnsi="Times New Roman" w:cs="Times New Roman"/>
          <w:sz w:val="24"/>
          <w:szCs w:val="24"/>
          <w:lang w:val="es-PE"/>
        </w:rPr>
      </w:pPr>
      <w:r w:rsidRPr="0095405F">
        <w:rPr>
          <w:rFonts w:ascii="Times New Roman" w:hAnsi="Times New Roman" w:cs="Times New Roman"/>
          <w:sz w:val="24"/>
          <w:szCs w:val="24"/>
          <w:lang w:val="es-PE"/>
        </w:rPr>
        <w:br/>
      </w:r>
      <w:r w:rsidRPr="0095405F">
        <w:rPr>
          <w:rFonts w:ascii="Times New Roman" w:hAnsi="Times New Roman" w:cs="Times New Roman"/>
          <w:sz w:val="24"/>
          <w:szCs w:val="24"/>
          <w:lang w:val="es-PE"/>
        </w:rPr>
        <w:br/>
      </w:r>
      <w:r w:rsidRPr="0095405F">
        <w:rPr>
          <w:rFonts w:ascii="Times New Roman" w:hAnsi="Times New Roman" w:cs="Times New Roman"/>
          <w:sz w:val="24"/>
          <w:szCs w:val="24"/>
        </w:rPr>
        <w:t>BONUS: PRUEBAS DE RENDIMIENTO</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62"/>
        <w:gridCol w:w="1754"/>
        <w:gridCol w:w="4021"/>
      </w:tblGrid>
      <w:tr w:rsidR="0095405F" w:rsidRPr="0095405F" w14:paraId="55AC42D8" w14:textId="77777777" w:rsidTr="0095405F">
        <w:trPr>
          <w:tblHeader/>
          <w:tblCellSpacing w:w="15" w:type="dxa"/>
        </w:trPr>
        <w:tc>
          <w:tcPr>
            <w:tcW w:w="0" w:type="auto"/>
            <w:vAlign w:val="center"/>
            <w:hideMark/>
          </w:tcPr>
          <w:p w14:paraId="507D6F88" w14:textId="77777777" w:rsidR="0095405F" w:rsidRPr="0095405F" w:rsidRDefault="0095405F" w:rsidP="0095405F">
            <w:pPr>
              <w:spacing w:after="0" w:line="240" w:lineRule="auto"/>
              <w:jc w:val="center"/>
              <w:rPr>
                <w:rFonts w:ascii="Times New Roman" w:eastAsia="Times New Roman" w:hAnsi="Times New Roman" w:cs="Times New Roman"/>
                <w:b/>
                <w:bCs/>
                <w:sz w:val="24"/>
                <w:szCs w:val="24"/>
                <w:lang w:val="es-PE" w:eastAsia="es-PE"/>
              </w:rPr>
            </w:pPr>
            <w:r w:rsidRPr="0095405F">
              <w:rPr>
                <w:rFonts w:ascii="Times New Roman" w:eastAsia="Times New Roman" w:hAnsi="Times New Roman" w:cs="Times New Roman"/>
                <w:b/>
                <w:bCs/>
                <w:sz w:val="24"/>
                <w:szCs w:val="24"/>
                <w:lang w:val="es-PE" w:eastAsia="es-PE"/>
              </w:rPr>
              <w:t>Caso de prueba</w:t>
            </w:r>
          </w:p>
        </w:tc>
        <w:tc>
          <w:tcPr>
            <w:tcW w:w="0" w:type="auto"/>
            <w:vAlign w:val="center"/>
            <w:hideMark/>
          </w:tcPr>
          <w:p w14:paraId="772CA073" w14:textId="77777777" w:rsidR="0095405F" w:rsidRPr="0095405F" w:rsidRDefault="0095405F" w:rsidP="0095405F">
            <w:pPr>
              <w:spacing w:after="0" w:line="240" w:lineRule="auto"/>
              <w:jc w:val="center"/>
              <w:rPr>
                <w:rFonts w:ascii="Times New Roman" w:eastAsia="Times New Roman" w:hAnsi="Times New Roman" w:cs="Times New Roman"/>
                <w:b/>
                <w:bCs/>
                <w:sz w:val="24"/>
                <w:szCs w:val="24"/>
                <w:lang w:val="es-PE" w:eastAsia="es-PE"/>
              </w:rPr>
            </w:pPr>
            <w:r w:rsidRPr="0095405F">
              <w:rPr>
                <w:rFonts w:ascii="Times New Roman" w:eastAsia="Times New Roman" w:hAnsi="Times New Roman" w:cs="Times New Roman"/>
                <w:b/>
                <w:bCs/>
                <w:sz w:val="24"/>
                <w:szCs w:val="24"/>
                <w:lang w:val="es-PE" w:eastAsia="es-PE"/>
              </w:rPr>
              <w:t>Acción</w:t>
            </w:r>
          </w:p>
        </w:tc>
        <w:tc>
          <w:tcPr>
            <w:tcW w:w="0" w:type="auto"/>
            <w:vAlign w:val="center"/>
            <w:hideMark/>
          </w:tcPr>
          <w:p w14:paraId="06145923" w14:textId="77777777" w:rsidR="0095405F" w:rsidRPr="0095405F" w:rsidRDefault="0095405F" w:rsidP="0095405F">
            <w:pPr>
              <w:spacing w:after="0" w:line="240" w:lineRule="auto"/>
              <w:jc w:val="center"/>
              <w:rPr>
                <w:rFonts w:ascii="Times New Roman" w:eastAsia="Times New Roman" w:hAnsi="Times New Roman" w:cs="Times New Roman"/>
                <w:b/>
                <w:bCs/>
                <w:sz w:val="24"/>
                <w:szCs w:val="24"/>
                <w:lang w:val="es-PE" w:eastAsia="es-PE"/>
              </w:rPr>
            </w:pPr>
            <w:r w:rsidRPr="0095405F">
              <w:rPr>
                <w:rFonts w:ascii="Times New Roman" w:eastAsia="Times New Roman" w:hAnsi="Times New Roman" w:cs="Times New Roman"/>
                <w:b/>
                <w:bCs/>
                <w:sz w:val="24"/>
                <w:szCs w:val="24"/>
                <w:lang w:val="es-PE" w:eastAsia="es-PE"/>
              </w:rPr>
              <w:t>Resultado esperado</w:t>
            </w:r>
          </w:p>
        </w:tc>
      </w:tr>
      <w:tr w:rsidR="0095405F" w:rsidRPr="0095405F" w14:paraId="78CE594C" w14:textId="77777777" w:rsidTr="0095405F">
        <w:trPr>
          <w:tblCellSpacing w:w="15" w:type="dxa"/>
        </w:trPr>
        <w:tc>
          <w:tcPr>
            <w:tcW w:w="0" w:type="auto"/>
            <w:vAlign w:val="center"/>
            <w:hideMark/>
          </w:tcPr>
          <w:p w14:paraId="4C8D3BF9"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 xml:space="preserve">Ataque </w:t>
            </w:r>
            <w:proofErr w:type="spellStart"/>
            <w:r w:rsidRPr="0095405F">
              <w:rPr>
                <w:rFonts w:ascii="Times New Roman" w:eastAsia="Times New Roman" w:hAnsi="Times New Roman" w:cs="Times New Roman"/>
                <w:sz w:val="24"/>
                <w:szCs w:val="24"/>
                <w:lang w:val="es-PE" w:eastAsia="es-PE"/>
              </w:rPr>
              <w:t>slow</w:t>
            </w:r>
            <w:proofErr w:type="spellEnd"/>
            <w:r w:rsidRPr="0095405F">
              <w:rPr>
                <w:rFonts w:ascii="Times New Roman" w:eastAsia="Times New Roman" w:hAnsi="Times New Roman" w:cs="Times New Roman"/>
                <w:sz w:val="24"/>
                <w:szCs w:val="24"/>
                <w:lang w:val="es-PE" w:eastAsia="es-PE"/>
              </w:rPr>
              <w:t xml:space="preserve"> HTTP</w:t>
            </w:r>
          </w:p>
        </w:tc>
        <w:tc>
          <w:tcPr>
            <w:tcW w:w="0" w:type="auto"/>
            <w:vAlign w:val="center"/>
            <w:hideMark/>
          </w:tcPr>
          <w:p w14:paraId="6142A1B0"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 xml:space="preserve">Usar </w:t>
            </w:r>
            <w:proofErr w:type="spellStart"/>
            <w:r w:rsidRPr="0095405F">
              <w:rPr>
                <w:rFonts w:ascii="Times New Roman" w:eastAsia="Times New Roman" w:hAnsi="Times New Roman" w:cs="Times New Roman"/>
                <w:sz w:val="24"/>
                <w:szCs w:val="24"/>
                <w:lang w:val="es-PE" w:eastAsia="es-PE"/>
              </w:rPr>
              <w:t>slowhttptest</w:t>
            </w:r>
            <w:proofErr w:type="spellEnd"/>
          </w:p>
        </w:tc>
        <w:tc>
          <w:tcPr>
            <w:tcW w:w="0" w:type="auto"/>
            <w:vAlign w:val="center"/>
            <w:hideMark/>
          </w:tcPr>
          <w:p w14:paraId="5441BBCC" w14:textId="77777777" w:rsidR="0095405F" w:rsidRPr="0095405F" w:rsidRDefault="0095405F" w:rsidP="0095405F">
            <w:pPr>
              <w:spacing w:after="0" w:line="240" w:lineRule="auto"/>
              <w:rPr>
                <w:rFonts w:ascii="Times New Roman" w:eastAsia="Times New Roman" w:hAnsi="Times New Roman" w:cs="Times New Roman"/>
                <w:sz w:val="24"/>
                <w:szCs w:val="24"/>
                <w:lang w:val="es-PE" w:eastAsia="es-PE"/>
              </w:rPr>
            </w:pPr>
            <w:r w:rsidRPr="0095405F">
              <w:rPr>
                <w:rFonts w:ascii="Times New Roman" w:eastAsia="Times New Roman" w:hAnsi="Times New Roman" w:cs="Times New Roman"/>
                <w:sz w:val="24"/>
                <w:szCs w:val="24"/>
                <w:lang w:val="es-PE" w:eastAsia="es-PE"/>
              </w:rPr>
              <w:t>Servidor responde o rechaza sin colapsar</w:t>
            </w:r>
          </w:p>
        </w:tc>
      </w:tr>
    </w:tbl>
    <w:p w14:paraId="7AF89A4A" w14:textId="6C480D5B" w:rsidR="0013662B" w:rsidRPr="0095405F" w:rsidRDefault="0013662B" w:rsidP="3E58B943">
      <w:pPr>
        <w:spacing w:after="0" w:line="276" w:lineRule="auto"/>
        <w:textAlignment w:val="baseline"/>
        <w:rPr>
          <w:lang w:val="es-PE"/>
        </w:rPr>
      </w:pPr>
    </w:p>
    <w:p w14:paraId="5B1FE450" w14:textId="5D7D7E27" w:rsidR="00C95A7B" w:rsidRPr="00963BF6" w:rsidRDefault="21B29392" w:rsidP="3E58B943">
      <w:pPr>
        <w:spacing w:after="0" w:line="276" w:lineRule="auto"/>
        <w:textAlignment w:val="baseline"/>
        <w:rPr>
          <w:rFonts w:ascii="Arial" w:eastAsia="Arial" w:hAnsi="Arial" w:cs="Arial"/>
          <w:sz w:val="24"/>
          <w:szCs w:val="24"/>
          <w:lang w:val="es-PE"/>
        </w:rPr>
      </w:pPr>
      <w:r w:rsidRPr="1C35E7CE">
        <w:rPr>
          <w:rFonts w:ascii="Arial" w:eastAsia="Arial" w:hAnsi="Arial" w:cs="Arial"/>
          <w:sz w:val="24"/>
          <w:szCs w:val="24"/>
          <w:lang w:val="es-PE"/>
        </w:rPr>
        <w:t>Prueba de administrador.</w:t>
      </w:r>
      <w:r w:rsidR="5479574D" w:rsidRPr="1C35E7CE">
        <w:rPr>
          <w:rFonts w:ascii="Arial" w:eastAsia="Arial" w:hAnsi="Arial" w:cs="Arial"/>
          <w:sz w:val="24"/>
          <w:szCs w:val="24"/>
          <w:lang w:val="es-PE"/>
        </w:rPr>
        <w:t xml:space="preserve"> Estas pruebas aseguran que los administradores puedan gestionar usuarios, configurar permisos, supervisar actividades y mantener el sistema seguro y operativo.</w:t>
      </w:r>
    </w:p>
    <w:p w14:paraId="2B873F48" w14:textId="6342F2DB" w:rsidR="00C95A7B" w:rsidRPr="00376B72" w:rsidRDefault="1DE7C07A" w:rsidP="501AFB90">
      <w:pPr>
        <w:spacing w:after="0" w:line="276" w:lineRule="auto"/>
        <w:textAlignment w:val="baseline"/>
      </w:pPr>
      <w:r>
        <w:rPr>
          <w:noProof/>
        </w:rPr>
        <w:drawing>
          <wp:inline distT="0" distB="0" distL="0" distR="0" wp14:anchorId="40C26A6C" wp14:editId="59F17FDB">
            <wp:extent cx="5943600" cy="2962275"/>
            <wp:effectExtent l="0" t="0" r="0" b="0"/>
            <wp:docPr id="1026894576" name="Imagen 1026894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26894576"/>
                    <pic:cNvPicPr/>
                  </pic:nvPicPr>
                  <pic:blipFill>
                    <a:blip r:embed="rId12">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14:paraId="29625728" w14:textId="77777777" w:rsidR="00A06156" w:rsidRDefault="00A06156" w:rsidP="5E5AF925">
      <w:pPr>
        <w:spacing w:after="0" w:line="276" w:lineRule="auto"/>
        <w:rPr>
          <w:lang w:val="es-PE"/>
        </w:rPr>
      </w:pPr>
    </w:p>
    <w:p w14:paraId="12C9FDAD" w14:textId="260BAFC1" w:rsidR="5E5AF925" w:rsidRPr="00A06156" w:rsidRDefault="00A06156" w:rsidP="5E5AF925">
      <w:pPr>
        <w:spacing w:after="0" w:line="276" w:lineRule="auto"/>
        <w:rPr>
          <w:rFonts w:ascii="Arial" w:eastAsia="Arial" w:hAnsi="Arial" w:cs="Arial"/>
          <w:sz w:val="24"/>
          <w:szCs w:val="24"/>
          <w:lang w:val="es-PE"/>
        </w:rPr>
      </w:pPr>
      <w:r w:rsidRPr="7B7DB725">
        <w:rPr>
          <w:rFonts w:ascii="Arial" w:eastAsia="Arial" w:hAnsi="Arial" w:cs="Arial"/>
          <w:sz w:val="24"/>
          <w:szCs w:val="24"/>
          <w:lang w:val="es-PE"/>
        </w:rPr>
        <w:t xml:space="preserve">En este caso el administrador cuenta con todas las vistas tales como usuarios </w:t>
      </w:r>
    </w:p>
    <w:p w14:paraId="73124826" w14:textId="6EFAC95C" w:rsidR="5E5AF925" w:rsidRPr="00A06156" w:rsidRDefault="00A06156" w:rsidP="5E5AF925">
      <w:pPr>
        <w:spacing w:after="0" w:line="276" w:lineRule="auto"/>
        <w:rPr>
          <w:lang w:val="es-PE"/>
        </w:rPr>
      </w:pPr>
      <w:r>
        <w:rPr>
          <w:noProof/>
        </w:rPr>
        <w:lastRenderedPageBreak/>
        <w:drawing>
          <wp:anchor distT="0" distB="0" distL="114300" distR="114300" simplePos="0" relativeHeight="251658242" behindDoc="0" locked="0" layoutInCell="1" allowOverlap="1" wp14:anchorId="2666F6A7" wp14:editId="040FFA28">
            <wp:simplePos x="0" y="0"/>
            <wp:positionH relativeFrom="column">
              <wp:posOffset>-635</wp:posOffset>
            </wp:positionH>
            <wp:positionV relativeFrom="paragraph">
              <wp:posOffset>342265</wp:posOffset>
            </wp:positionV>
            <wp:extent cx="5800725" cy="3162300"/>
            <wp:effectExtent l="0" t="0" r="9525" b="0"/>
            <wp:wrapSquare wrapText="bothSides"/>
            <wp:docPr id="1384956820" name="Imagen 1384956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84956820"/>
                    <pic:cNvPicPr/>
                  </pic:nvPicPr>
                  <pic:blipFill>
                    <a:blip r:embed="rId13">
                      <a:extLst>
                        <a:ext uri="{28A0092B-C50C-407E-A947-70E740481C1C}">
                          <a14:useLocalDpi xmlns:a14="http://schemas.microsoft.com/office/drawing/2010/main" val="0"/>
                        </a:ext>
                      </a:extLst>
                    </a:blip>
                    <a:stretch>
                      <a:fillRect/>
                    </a:stretch>
                  </pic:blipFill>
                  <pic:spPr>
                    <a:xfrm>
                      <a:off x="0" y="0"/>
                      <a:ext cx="5800725" cy="3162300"/>
                    </a:xfrm>
                    <a:prstGeom prst="rect">
                      <a:avLst/>
                    </a:prstGeom>
                  </pic:spPr>
                </pic:pic>
              </a:graphicData>
            </a:graphic>
          </wp:anchor>
        </w:drawing>
      </w:r>
    </w:p>
    <w:p w14:paraId="79E41C7C" w14:textId="04882947" w:rsidR="5E5AF925" w:rsidRPr="00A06156" w:rsidRDefault="5E5AF925" w:rsidP="5E5AF925">
      <w:pPr>
        <w:spacing w:after="0" w:line="276" w:lineRule="auto"/>
        <w:rPr>
          <w:lang w:val="es-PE"/>
        </w:rPr>
      </w:pPr>
    </w:p>
    <w:p w14:paraId="6966D806" w14:textId="7C3B330F" w:rsidR="5E5AF925" w:rsidRPr="00A06156" w:rsidRDefault="5E5AF925" w:rsidP="5E5AF925">
      <w:pPr>
        <w:spacing w:after="0" w:line="276" w:lineRule="auto"/>
        <w:rPr>
          <w:lang w:val="es-PE"/>
        </w:rPr>
      </w:pPr>
    </w:p>
    <w:p w14:paraId="16D51634" w14:textId="22BE619A" w:rsidR="5E5AF925" w:rsidRPr="00A06156" w:rsidRDefault="5E5AF925" w:rsidP="5E5AF925">
      <w:pPr>
        <w:spacing w:after="0" w:line="276" w:lineRule="auto"/>
        <w:rPr>
          <w:lang w:val="es-PE"/>
        </w:rPr>
      </w:pPr>
    </w:p>
    <w:p w14:paraId="19306C4A" w14:textId="5C11259D" w:rsidR="5E5AF925" w:rsidRPr="00A06156" w:rsidRDefault="5E5AF925" w:rsidP="5E5AF925">
      <w:pPr>
        <w:spacing w:after="0" w:line="276" w:lineRule="auto"/>
        <w:rPr>
          <w:lang w:val="es-PE"/>
        </w:rPr>
      </w:pPr>
    </w:p>
    <w:p w14:paraId="06FBB315" w14:textId="7F78F105" w:rsidR="5E5AF925" w:rsidRPr="00A06156" w:rsidRDefault="5E5AF925" w:rsidP="5E5AF925">
      <w:pPr>
        <w:spacing w:after="0" w:line="276" w:lineRule="auto"/>
        <w:rPr>
          <w:lang w:val="es-PE"/>
        </w:rPr>
      </w:pPr>
    </w:p>
    <w:p w14:paraId="4CD2BB18" w14:textId="41C2755E" w:rsidR="5E5AF925" w:rsidRPr="00A06156" w:rsidRDefault="5E5AF925" w:rsidP="5E5AF925">
      <w:pPr>
        <w:spacing w:after="0" w:line="276" w:lineRule="auto"/>
        <w:rPr>
          <w:lang w:val="es-PE"/>
        </w:rPr>
      </w:pPr>
    </w:p>
    <w:p w14:paraId="4505C055" w14:textId="7F99D25F" w:rsidR="00C95A7B" w:rsidRPr="00F77605" w:rsidRDefault="00C95A7B" w:rsidP="311B6D9D">
      <w:pPr>
        <w:spacing w:after="0" w:line="276" w:lineRule="auto"/>
        <w:ind w:left="426"/>
        <w:jc w:val="both"/>
        <w:rPr>
          <w:rFonts w:eastAsia="Calibri Light"/>
          <w:b/>
          <w:sz w:val="28"/>
          <w:szCs w:val="28"/>
          <w:lang w:val="es-ES"/>
        </w:rPr>
      </w:pPr>
    </w:p>
    <w:p w14:paraId="3F320954" w14:textId="238AB5CF" w:rsidR="0013662B" w:rsidRPr="0000184B" w:rsidRDefault="0013662B" w:rsidP="311B6D9D">
      <w:pPr>
        <w:spacing w:after="0" w:line="276" w:lineRule="auto"/>
        <w:ind w:left="426"/>
        <w:jc w:val="both"/>
        <w:rPr>
          <w:lang w:val="es-PE"/>
        </w:rPr>
      </w:pPr>
    </w:p>
    <w:p w14:paraId="7DE57A85" w14:textId="0AA45A7E" w:rsidR="0013662B" w:rsidRPr="00A06156" w:rsidRDefault="003F4E62" w:rsidP="003F4E62">
      <w:pPr>
        <w:spacing w:after="0" w:line="276" w:lineRule="auto"/>
        <w:ind w:left="426"/>
        <w:jc w:val="both"/>
        <w:rPr>
          <w:rFonts w:ascii="Arial" w:eastAsia="Arial" w:hAnsi="Arial" w:cs="Arial"/>
          <w:sz w:val="24"/>
          <w:szCs w:val="24"/>
          <w:lang w:val="es-PE"/>
        </w:rPr>
      </w:pPr>
      <w:r>
        <w:rPr>
          <w:noProof/>
        </w:rPr>
        <w:lastRenderedPageBreak/>
        <w:drawing>
          <wp:anchor distT="0" distB="0" distL="114300" distR="114300" simplePos="0" relativeHeight="251658243" behindDoc="0" locked="0" layoutInCell="1" allowOverlap="1" wp14:anchorId="73F5A857" wp14:editId="406DF824">
            <wp:simplePos x="0" y="0"/>
            <wp:positionH relativeFrom="column">
              <wp:posOffset>266700</wp:posOffset>
            </wp:positionH>
            <wp:positionV relativeFrom="paragraph">
              <wp:posOffset>266359</wp:posOffset>
            </wp:positionV>
            <wp:extent cx="5943600" cy="2952750"/>
            <wp:effectExtent l="0" t="0" r="0" b="0"/>
            <wp:wrapSquare wrapText="bothSides"/>
            <wp:docPr id="1201046269" name="Imagen 677377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77377569"/>
                    <pic:cNvPicPr/>
                  </pic:nvPicPr>
                  <pic:blipFill>
                    <a:blip r:embed="rId14">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anchor>
        </w:drawing>
      </w:r>
      <w:r w:rsidR="00A06156" w:rsidRPr="71D2A9DE">
        <w:rPr>
          <w:rFonts w:ascii="Arial" w:eastAsia="Arial" w:hAnsi="Arial" w:cs="Arial"/>
          <w:sz w:val="24"/>
          <w:szCs w:val="24"/>
          <w:lang w:val="es-PE"/>
        </w:rPr>
        <w:t xml:space="preserve">Cuenta con la vista de roles </w:t>
      </w:r>
      <w:r w:rsidR="00E55E6A" w:rsidRPr="71D2A9DE">
        <w:rPr>
          <w:rFonts w:ascii="Arial" w:eastAsia="Arial" w:hAnsi="Arial" w:cs="Arial"/>
          <w:sz w:val="24"/>
          <w:szCs w:val="24"/>
          <w:lang w:val="es-PE"/>
        </w:rPr>
        <w:t>donde determina para cada usuario</w:t>
      </w:r>
    </w:p>
    <w:p w14:paraId="06261019" w14:textId="41575C23" w:rsidR="0013662B" w:rsidRPr="00A06156" w:rsidRDefault="0013662B" w:rsidP="311B6D9D">
      <w:pPr>
        <w:spacing w:after="0" w:line="276" w:lineRule="auto"/>
        <w:ind w:left="426"/>
        <w:jc w:val="both"/>
        <w:rPr>
          <w:rFonts w:ascii="Arial" w:eastAsia="Arial" w:hAnsi="Arial" w:cs="Arial"/>
          <w:sz w:val="24"/>
          <w:szCs w:val="24"/>
          <w:lang w:val="es-PE"/>
        </w:rPr>
      </w:pPr>
    </w:p>
    <w:p w14:paraId="6B361168" w14:textId="7819B285" w:rsidR="0013662B" w:rsidRDefault="6501541B" w:rsidP="311B6D9D">
      <w:pPr>
        <w:spacing w:after="0"/>
        <w:ind w:left="426"/>
        <w:jc w:val="both"/>
        <w:rPr>
          <w:rFonts w:ascii="Arial" w:eastAsia="Arial" w:hAnsi="Arial" w:cs="Arial"/>
          <w:sz w:val="24"/>
          <w:szCs w:val="24"/>
          <w:lang w:val="es-PE"/>
        </w:rPr>
      </w:pPr>
      <w:ins w:id="6" w:author="Microsoft Word" w:date="2025-05-26T16:57:00Z">
        <w:r w:rsidRPr="77A3379F">
          <w:rPr>
            <w:rFonts w:ascii="Arial" w:eastAsia="Arial" w:hAnsi="Arial" w:cs="Arial"/>
            <w:sz w:val="24"/>
            <w:szCs w:val="24"/>
            <w:lang w:val="es-ES"/>
          </w:rPr>
          <w:t xml:space="preserve">Auxiliar de </w:t>
        </w:r>
        <w:r w:rsidR="79A4A2EA" w:rsidRPr="77A3379F">
          <w:rPr>
            <w:rFonts w:ascii="Arial" w:eastAsia="Arial" w:hAnsi="Arial" w:cs="Arial"/>
            <w:sz w:val="24"/>
            <w:szCs w:val="24"/>
            <w:lang w:val="es-ES"/>
          </w:rPr>
          <w:t>Almacén</w:t>
        </w:r>
        <w:r w:rsidRPr="77A3379F">
          <w:rPr>
            <w:rFonts w:ascii="Arial" w:eastAsia="Arial" w:hAnsi="Arial" w:cs="Arial"/>
            <w:sz w:val="24"/>
            <w:szCs w:val="24"/>
            <w:lang w:val="es-ES"/>
          </w:rPr>
          <w:t xml:space="preserve">. </w:t>
        </w:r>
        <w:r w:rsidR="0210CCA2" w:rsidRPr="77A3379F">
          <w:rPr>
            <w:rFonts w:ascii="Arial" w:eastAsia="Arial" w:hAnsi="Arial" w:cs="Arial"/>
            <w:sz w:val="24"/>
            <w:szCs w:val="24"/>
            <w:lang w:val="es-ES"/>
          </w:rPr>
          <w:t xml:space="preserve">Su función principal es mantener el orden y la organización del </w:t>
        </w:r>
      </w:ins>
      <w:r w:rsidR="00E55E6A" w:rsidRPr="77A3379F">
        <w:rPr>
          <w:rFonts w:ascii="Arial" w:eastAsia="Arial" w:hAnsi="Arial" w:cs="Arial"/>
          <w:sz w:val="24"/>
          <w:szCs w:val="24"/>
          <w:lang w:val="es-ES"/>
        </w:rPr>
        <w:t>inventario.</w:t>
      </w:r>
      <w:r w:rsidR="00E55E6A" w:rsidRPr="77A3379F">
        <w:rPr>
          <w:rFonts w:ascii="Arial" w:eastAsia="Arial" w:hAnsi="Arial" w:cs="Arial"/>
          <w:sz w:val="24"/>
          <w:szCs w:val="24"/>
          <w:lang w:val="es-PE"/>
        </w:rPr>
        <w:t xml:space="preserve"> En</w:t>
      </w:r>
      <w:ins w:id="7" w:author="Microsoft Word" w:date="2025-05-26T16:57:00Z">
        <w:r w:rsidR="003F4E62" w:rsidRPr="77A3379F">
          <w:rPr>
            <w:rFonts w:ascii="Arial" w:eastAsia="Arial" w:hAnsi="Arial" w:cs="Arial"/>
            <w:sz w:val="24"/>
            <w:szCs w:val="24"/>
            <w:lang w:val="es-PE"/>
          </w:rPr>
          <w:t xml:space="preserve"> este caso el a</w:t>
        </w:r>
        <w:r w:rsidRPr="77A3379F">
          <w:rPr>
            <w:rFonts w:ascii="Arial" w:eastAsia="Arial" w:hAnsi="Arial" w:cs="Arial"/>
            <w:sz w:val="24"/>
            <w:szCs w:val="24"/>
            <w:lang w:val="es-PE"/>
          </w:rPr>
          <w:t xml:space="preserve">uxiliar de </w:t>
        </w:r>
      </w:ins>
      <w:r w:rsidR="00E55E6A" w:rsidRPr="77A3379F">
        <w:rPr>
          <w:rFonts w:ascii="Arial" w:eastAsia="Arial" w:hAnsi="Arial" w:cs="Arial"/>
          <w:sz w:val="24"/>
          <w:szCs w:val="24"/>
          <w:lang w:val="es-PE"/>
        </w:rPr>
        <w:t>almacén</w:t>
      </w:r>
      <w:ins w:id="8" w:author="Microsoft Word" w:date="2025-05-26T16:57:00Z">
        <w:r w:rsidR="003F4E62" w:rsidRPr="77A3379F">
          <w:rPr>
            <w:rFonts w:ascii="Arial" w:eastAsia="Arial" w:hAnsi="Arial" w:cs="Arial"/>
            <w:sz w:val="24"/>
            <w:szCs w:val="24"/>
            <w:lang w:val="es-PE"/>
          </w:rPr>
          <w:t xml:space="preserve"> cuenta con 3 vistas debido a que solo cuenta permisos </w:t>
        </w:r>
      </w:ins>
      <w:r w:rsidR="00E55E6A" w:rsidRPr="77A3379F">
        <w:rPr>
          <w:rFonts w:ascii="Arial" w:eastAsia="Arial" w:hAnsi="Arial" w:cs="Arial"/>
          <w:sz w:val="24"/>
          <w:szCs w:val="24"/>
          <w:lang w:val="es-PE"/>
        </w:rPr>
        <w:t>para dichas vistas.</w:t>
      </w:r>
    </w:p>
    <w:p w14:paraId="18C37119" w14:textId="46E7FADC" w:rsidR="00E55E6A" w:rsidRDefault="00E55E6A" w:rsidP="311B6D9D">
      <w:pPr>
        <w:spacing w:after="0"/>
        <w:ind w:left="426"/>
        <w:jc w:val="both"/>
        <w:rPr>
          <w:lang w:val="es-PE"/>
        </w:rPr>
      </w:pPr>
    </w:p>
    <w:p w14:paraId="6B4A49BB" w14:textId="1C100328" w:rsidR="00E55E6A" w:rsidRPr="003F4E62" w:rsidRDefault="00E55E6A" w:rsidP="311B6D9D">
      <w:pPr>
        <w:spacing w:after="0"/>
        <w:ind w:left="426"/>
        <w:jc w:val="both"/>
        <w:rPr>
          <w:ins w:id="9" w:author="Microsoft Word" w:date="2025-05-26T16:57:00Z"/>
          <w:lang w:val="es-PE"/>
        </w:rPr>
      </w:pPr>
    </w:p>
    <w:p w14:paraId="3854A455" w14:textId="20E86B5A" w:rsidR="0013662B" w:rsidRPr="00F77605" w:rsidRDefault="53828017" w:rsidP="333AACBA">
      <w:pPr>
        <w:spacing w:after="0"/>
        <w:ind w:left="426"/>
        <w:jc w:val="both"/>
        <w:rPr>
          <w:rFonts w:eastAsia="Calibri Light"/>
          <w:b/>
          <w:bCs/>
          <w:sz w:val="28"/>
          <w:szCs w:val="28"/>
          <w:lang w:val="es-ES"/>
        </w:rPr>
      </w:pPr>
      <w:bookmarkStart w:id="10" w:name="_Toc176880161"/>
      <w:r>
        <w:rPr>
          <w:noProof/>
        </w:rPr>
        <w:drawing>
          <wp:inline distT="0" distB="0" distL="0" distR="0" wp14:anchorId="59F34C2E" wp14:editId="3A02A808">
            <wp:extent cx="5943600" cy="2952750"/>
            <wp:effectExtent l="0" t="0" r="0" b="0"/>
            <wp:docPr id="2075360153" name="Imagen 207536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75360153"/>
                    <pic:cNvPicPr/>
                  </pic:nvPicPr>
                  <pic:blipFill>
                    <a:blip r:embed="rId15">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inline>
        </w:drawing>
      </w:r>
    </w:p>
    <w:p w14:paraId="1813AB43" w14:textId="5FD6A796" w:rsidR="006F093F" w:rsidRDefault="006F093F" w:rsidP="333AACBA">
      <w:pPr>
        <w:spacing w:line="276" w:lineRule="auto"/>
        <w:rPr>
          <w:rFonts w:eastAsia="Calibri Light"/>
          <w:b/>
          <w:bCs/>
          <w:sz w:val="28"/>
          <w:szCs w:val="28"/>
          <w:lang w:val="es-ES"/>
        </w:rPr>
      </w:pPr>
    </w:p>
    <w:p w14:paraId="2DD9B1C8" w14:textId="1290B00C" w:rsidR="00792B11" w:rsidRPr="00DD6366" w:rsidRDefault="00EB1B9F" w:rsidP="333AACBA">
      <w:pPr>
        <w:spacing w:line="276" w:lineRule="auto"/>
        <w:rPr>
          <w:rFonts w:ascii="Arial" w:eastAsia="Calibri Light" w:hAnsi="Arial" w:cs="Arial"/>
          <w:sz w:val="24"/>
          <w:szCs w:val="24"/>
          <w:lang w:val="es-ES"/>
        </w:rPr>
      </w:pPr>
      <w:r>
        <w:rPr>
          <w:noProof/>
        </w:rPr>
        <w:lastRenderedPageBreak/>
        <w:drawing>
          <wp:anchor distT="0" distB="0" distL="114300" distR="114300" simplePos="0" relativeHeight="251664896" behindDoc="0" locked="0" layoutInCell="1" allowOverlap="1" wp14:anchorId="2A97A0C4" wp14:editId="4F618D8C">
            <wp:simplePos x="0" y="0"/>
            <wp:positionH relativeFrom="column">
              <wp:posOffset>-58521</wp:posOffset>
            </wp:positionH>
            <wp:positionV relativeFrom="paragraph">
              <wp:posOffset>414324</wp:posOffset>
            </wp:positionV>
            <wp:extent cx="5943600" cy="2952750"/>
            <wp:effectExtent l="0" t="0" r="0" b="0"/>
            <wp:wrapSquare wrapText="bothSides"/>
            <wp:docPr id="945733404" name="Imagen 207536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75360153"/>
                    <pic:cNvPicPr/>
                  </pic:nvPicPr>
                  <pic:blipFill>
                    <a:blip r:embed="rId15">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anchor>
        </w:drawing>
      </w:r>
      <w:r w:rsidR="00DD6366">
        <w:rPr>
          <w:rFonts w:ascii="Arial" w:eastAsia="Calibri Light" w:hAnsi="Arial" w:cs="Arial"/>
          <w:sz w:val="24"/>
          <w:szCs w:val="24"/>
          <w:lang w:val="es-ES"/>
        </w:rPr>
        <w:t xml:space="preserve">En este caso el </w:t>
      </w:r>
      <w:r w:rsidR="27A3B31C" w:rsidRPr="00792B11">
        <w:rPr>
          <w:rFonts w:ascii="Arial" w:hAnsi="Arial" w:cs="Arial"/>
          <w:sz w:val="24"/>
          <w:szCs w:val="24"/>
          <w:lang w:val="es-ES"/>
        </w:rPr>
        <w:t xml:space="preserve">jefe de </w:t>
      </w:r>
      <w:r w:rsidR="401163E8" w:rsidRPr="00792B11">
        <w:rPr>
          <w:rFonts w:ascii="Arial" w:hAnsi="Arial" w:cs="Arial"/>
          <w:sz w:val="24"/>
          <w:szCs w:val="24"/>
          <w:lang w:val="es-ES"/>
        </w:rPr>
        <w:t>almacén</w:t>
      </w:r>
      <w:r w:rsidR="00DD6366">
        <w:rPr>
          <w:rFonts w:ascii="Arial" w:hAnsi="Arial" w:cs="Arial"/>
          <w:sz w:val="24"/>
          <w:szCs w:val="24"/>
          <w:lang w:val="es-ES"/>
        </w:rPr>
        <w:t xml:space="preserve"> </w:t>
      </w:r>
      <w:r>
        <w:rPr>
          <w:rFonts w:ascii="Arial" w:eastAsia="Calibri" w:hAnsi="Arial" w:cs="Arial"/>
          <w:sz w:val="24"/>
          <w:szCs w:val="24"/>
          <w:lang w:val="es-ES"/>
        </w:rPr>
        <w:t xml:space="preserve">cuenta las vistas productos, pedidos y Kardex </w:t>
      </w:r>
    </w:p>
    <w:p w14:paraId="33A12713" w14:textId="77777777" w:rsidR="00EB1B9F" w:rsidRDefault="00EB1B9F" w:rsidP="333AACBA">
      <w:pPr>
        <w:spacing w:line="276" w:lineRule="auto"/>
        <w:rPr>
          <w:rFonts w:eastAsia="Calibri Light"/>
          <w:b/>
          <w:bCs/>
          <w:sz w:val="28"/>
          <w:szCs w:val="28"/>
          <w:lang w:val="es-ES"/>
        </w:rPr>
      </w:pPr>
    </w:p>
    <w:p w14:paraId="599AEAC5" w14:textId="0CCFCC6D" w:rsidR="0013662B" w:rsidRPr="00EB1B9F" w:rsidRDefault="00EB1B9F" w:rsidP="333AACBA">
      <w:pPr>
        <w:spacing w:line="276" w:lineRule="auto"/>
        <w:rPr>
          <w:rFonts w:ascii="Arial" w:eastAsia="Calibri Light" w:hAnsi="Arial" w:cs="Arial"/>
          <w:sz w:val="28"/>
          <w:szCs w:val="28"/>
          <w:lang w:val="es-ES"/>
        </w:rPr>
      </w:pPr>
      <w:r w:rsidRPr="00EB1B9F">
        <w:rPr>
          <w:rFonts w:ascii="Arial" w:hAnsi="Arial" w:cs="Arial"/>
          <w:noProof/>
          <w:sz w:val="18"/>
          <w:szCs w:val="18"/>
        </w:rPr>
        <w:drawing>
          <wp:anchor distT="0" distB="0" distL="114300" distR="114300" simplePos="0" relativeHeight="251660800" behindDoc="0" locked="0" layoutInCell="1" allowOverlap="1" wp14:anchorId="5FC56975" wp14:editId="73572BDC">
            <wp:simplePos x="0" y="0"/>
            <wp:positionH relativeFrom="column">
              <wp:posOffset>-121920</wp:posOffset>
            </wp:positionH>
            <wp:positionV relativeFrom="paragraph">
              <wp:posOffset>391008</wp:posOffset>
            </wp:positionV>
            <wp:extent cx="6219825" cy="2905125"/>
            <wp:effectExtent l="0" t="0" r="9525" b="9525"/>
            <wp:wrapSquare wrapText="bothSides"/>
            <wp:docPr id="1501192415" name="Imagen 1501192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01192415"/>
                    <pic:cNvPicPr/>
                  </pic:nvPicPr>
                  <pic:blipFill>
                    <a:blip r:embed="rId16">
                      <a:extLst>
                        <a:ext uri="{28A0092B-C50C-407E-A947-70E740481C1C}">
                          <a14:useLocalDpi xmlns:a14="http://schemas.microsoft.com/office/drawing/2010/main" val="0"/>
                        </a:ext>
                      </a:extLst>
                    </a:blip>
                    <a:stretch>
                      <a:fillRect/>
                    </a:stretch>
                  </pic:blipFill>
                  <pic:spPr>
                    <a:xfrm>
                      <a:off x="0" y="0"/>
                      <a:ext cx="6219825" cy="2905125"/>
                    </a:xfrm>
                    <a:prstGeom prst="rect">
                      <a:avLst/>
                    </a:prstGeom>
                  </pic:spPr>
                </pic:pic>
              </a:graphicData>
            </a:graphic>
          </wp:anchor>
        </w:drawing>
      </w:r>
      <w:r w:rsidRPr="00EB1B9F">
        <w:rPr>
          <w:rFonts w:ascii="Arial" w:eastAsia="Calibri Light" w:hAnsi="Arial" w:cs="Arial"/>
          <w:sz w:val="24"/>
          <w:szCs w:val="24"/>
          <w:lang w:val="es-ES"/>
        </w:rPr>
        <w:t>Vista productos:</w:t>
      </w:r>
      <w:r w:rsidR="3BC84B6A" w:rsidRPr="00EB1B9F">
        <w:rPr>
          <w:rFonts w:ascii="Arial" w:hAnsi="Arial" w:cs="Arial"/>
          <w:lang w:val="es-PE"/>
        </w:rPr>
        <w:br/>
      </w:r>
    </w:p>
    <w:p w14:paraId="76C89832" w14:textId="1AE21E1C" w:rsidR="0013662B" w:rsidRPr="00F77605" w:rsidRDefault="0013662B" w:rsidP="333AACBA">
      <w:pPr>
        <w:spacing w:line="276" w:lineRule="auto"/>
        <w:rPr>
          <w:rFonts w:eastAsia="Calibri Light"/>
          <w:b/>
          <w:bCs/>
          <w:sz w:val="28"/>
          <w:szCs w:val="28"/>
          <w:lang w:val="es-ES"/>
        </w:rPr>
      </w:pPr>
    </w:p>
    <w:p w14:paraId="57D848DC" w14:textId="42D3D75C" w:rsidR="0013662B" w:rsidRPr="00F77605" w:rsidRDefault="0013662B" w:rsidP="333AACBA">
      <w:pPr>
        <w:spacing w:line="276" w:lineRule="auto"/>
        <w:rPr>
          <w:rFonts w:eastAsia="Calibri Light"/>
          <w:b/>
          <w:bCs/>
          <w:sz w:val="28"/>
          <w:szCs w:val="28"/>
          <w:lang w:val="es-ES"/>
        </w:rPr>
      </w:pPr>
    </w:p>
    <w:p w14:paraId="5C9E7EE7" w14:textId="090DBA75" w:rsidR="0013662B" w:rsidRPr="00F77605" w:rsidRDefault="0013662B" w:rsidP="333AACBA">
      <w:pPr>
        <w:spacing w:line="276" w:lineRule="auto"/>
        <w:rPr>
          <w:rFonts w:eastAsia="Calibri Light"/>
          <w:b/>
          <w:bCs/>
          <w:sz w:val="28"/>
          <w:szCs w:val="28"/>
          <w:lang w:val="es-ES"/>
        </w:rPr>
      </w:pPr>
    </w:p>
    <w:p w14:paraId="3C343FEB" w14:textId="0AABDE92" w:rsidR="0013662B" w:rsidRPr="00F77605" w:rsidRDefault="2F90BA01" w:rsidP="06C60D11">
      <w:pPr>
        <w:spacing w:line="276" w:lineRule="auto"/>
        <w:rPr>
          <w:rFonts w:eastAsia="Calibri Light"/>
          <w:b/>
          <w:bCs/>
          <w:sz w:val="28"/>
          <w:szCs w:val="28"/>
          <w:lang w:val="es-ES"/>
        </w:rPr>
      </w:pPr>
      <w:r w:rsidRPr="0000184B">
        <w:rPr>
          <w:lang w:val="es-PE"/>
        </w:rPr>
        <w:br/>
      </w:r>
      <w:r w:rsidRPr="42FE5DA5">
        <w:rPr>
          <w:rFonts w:eastAsia="Calibri Light"/>
          <w:b/>
          <w:bCs/>
          <w:sz w:val="28"/>
          <w:szCs w:val="28"/>
          <w:lang w:val="es-ES"/>
        </w:rPr>
        <w:t>7</w:t>
      </w:r>
      <w:r w:rsidR="1E87E257" w:rsidRPr="42FE5DA5">
        <w:rPr>
          <w:rFonts w:eastAsia="Calibri Light"/>
          <w:b/>
          <w:bCs/>
          <w:sz w:val="28"/>
          <w:szCs w:val="28"/>
          <w:lang w:val="es-ES"/>
        </w:rPr>
        <w:t>.  PRUEBAS NO FUNCIONALES (</w:t>
      </w:r>
      <w:proofErr w:type="spellStart"/>
      <w:r w:rsidR="1E87E257" w:rsidRPr="42FE5DA5">
        <w:rPr>
          <w:rFonts w:eastAsia="Calibri Light"/>
          <w:b/>
          <w:bCs/>
          <w:sz w:val="28"/>
          <w:szCs w:val="28"/>
          <w:lang w:val="es-ES"/>
        </w:rPr>
        <w:t>slowhttptest</w:t>
      </w:r>
      <w:proofErr w:type="spellEnd"/>
      <w:r w:rsidR="1E87E257" w:rsidRPr="42FE5DA5">
        <w:rPr>
          <w:rFonts w:eastAsia="Calibri Light"/>
          <w:b/>
          <w:bCs/>
          <w:sz w:val="28"/>
          <w:szCs w:val="28"/>
          <w:lang w:val="es-ES"/>
        </w:rPr>
        <w:t>)</w:t>
      </w:r>
      <w:bookmarkEnd w:id="10"/>
    </w:p>
    <w:p w14:paraId="67D04D34" w14:textId="1839783A" w:rsidR="564D959F" w:rsidRPr="009D503C" w:rsidRDefault="564D959F" w:rsidP="003A4075">
      <w:pPr>
        <w:spacing w:line="276" w:lineRule="auto"/>
        <w:rPr>
          <w:rFonts w:cstheme="minorHAnsi"/>
          <w:sz w:val="24"/>
          <w:szCs w:val="24"/>
          <w:lang w:val="es"/>
        </w:rPr>
      </w:pPr>
    </w:p>
    <w:p w14:paraId="42F4B1A2" w14:textId="0497C0EF" w:rsidR="0013662B" w:rsidRPr="0054376B" w:rsidRDefault="00C20236" w:rsidP="009D503C">
      <w:pPr>
        <w:pStyle w:val="Ttulo1"/>
        <w:spacing w:line="276" w:lineRule="auto"/>
        <w:rPr>
          <w:rFonts w:asciiTheme="minorHAnsi" w:eastAsia="Calibri Light" w:hAnsiTheme="minorHAnsi" w:cstheme="minorHAnsi"/>
          <w:b/>
          <w:bCs/>
          <w:color w:val="auto"/>
          <w:sz w:val="28"/>
          <w:szCs w:val="28"/>
          <w:lang w:val="es"/>
        </w:rPr>
      </w:pPr>
      <w:bookmarkStart w:id="11" w:name="_Toc176880162"/>
      <w:r>
        <w:rPr>
          <w:rFonts w:asciiTheme="minorHAnsi" w:eastAsia="Calibri Light" w:hAnsiTheme="minorHAnsi" w:cstheme="minorHAnsi"/>
          <w:b/>
          <w:bCs/>
          <w:color w:val="auto"/>
          <w:sz w:val="28"/>
          <w:szCs w:val="28"/>
          <w:lang w:val="es"/>
        </w:rPr>
        <w:t>8</w:t>
      </w:r>
      <w:r w:rsidR="4C47FE46" w:rsidRPr="0054376B">
        <w:rPr>
          <w:rFonts w:asciiTheme="minorHAnsi" w:eastAsia="Calibri Light" w:hAnsiTheme="minorHAnsi" w:cstheme="minorHAnsi"/>
          <w:b/>
          <w:bCs/>
          <w:color w:val="auto"/>
          <w:sz w:val="28"/>
          <w:szCs w:val="28"/>
          <w:lang w:val="es"/>
        </w:rPr>
        <w:t>.</w:t>
      </w:r>
      <w:r w:rsidR="4C47FE46" w:rsidRPr="0054376B">
        <w:rPr>
          <w:rFonts w:asciiTheme="minorHAnsi" w:eastAsia="Times New Roman" w:hAnsiTheme="minorHAnsi" w:cstheme="minorHAnsi"/>
          <w:color w:val="auto"/>
          <w:sz w:val="14"/>
          <w:szCs w:val="14"/>
          <w:lang w:val="es"/>
        </w:rPr>
        <w:t xml:space="preserve">   </w:t>
      </w:r>
      <w:r w:rsidR="4C47FE46" w:rsidRPr="0054376B">
        <w:rPr>
          <w:rFonts w:asciiTheme="minorHAnsi" w:eastAsia="Calibri Light" w:hAnsiTheme="minorHAnsi" w:cstheme="minorHAnsi"/>
          <w:b/>
          <w:bCs/>
          <w:color w:val="auto"/>
          <w:sz w:val="28"/>
          <w:szCs w:val="28"/>
          <w:lang w:val="es"/>
        </w:rPr>
        <w:t>AN</w:t>
      </w:r>
      <w:r w:rsidR="0054376B">
        <w:rPr>
          <w:rFonts w:asciiTheme="minorHAnsi" w:eastAsia="Calibri Light" w:hAnsiTheme="minorHAnsi" w:cstheme="minorHAnsi"/>
          <w:b/>
          <w:bCs/>
          <w:color w:val="auto"/>
          <w:sz w:val="28"/>
          <w:szCs w:val="28"/>
          <w:lang w:val="es"/>
        </w:rPr>
        <w:t>Á</w:t>
      </w:r>
      <w:r w:rsidR="4C47FE46" w:rsidRPr="0054376B">
        <w:rPr>
          <w:rFonts w:asciiTheme="minorHAnsi" w:eastAsia="Calibri Light" w:hAnsiTheme="minorHAnsi" w:cstheme="minorHAnsi"/>
          <w:b/>
          <w:bCs/>
          <w:color w:val="auto"/>
          <w:sz w:val="28"/>
          <w:szCs w:val="28"/>
          <w:lang w:val="es"/>
        </w:rPr>
        <w:t>LISIS DE VULNERABILIDAD CON OWASP-ZAP</w:t>
      </w:r>
      <w:bookmarkEnd w:id="11"/>
    </w:p>
    <w:p w14:paraId="014FC56C" w14:textId="5AD6E530" w:rsidR="564D959F" w:rsidRDefault="564D959F" w:rsidP="009D503C">
      <w:pPr>
        <w:spacing w:line="276" w:lineRule="auto"/>
        <w:rPr>
          <w:lang w:val="es"/>
        </w:rPr>
      </w:pPr>
    </w:p>
    <w:p w14:paraId="02D6F702" w14:textId="55FA2917" w:rsidR="564D959F" w:rsidRDefault="564D959F" w:rsidP="009D503C">
      <w:pPr>
        <w:spacing w:line="276" w:lineRule="auto"/>
        <w:rPr>
          <w:lang w:val="es"/>
        </w:rPr>
      </w:pPr>
    </w:p>
    <w:p w14:paraId="513E9C3A" w14:textId="11C06076" w:rsidR="0013662B" w:rsidRPr="0054376B" w:rsidRDefault="00C20236" w:rsidP="009D503C">
      <w:pPr>
        <w:pStyle w:val="Ttulo1"/>
        <w:spacing w:line="276" w:lineRule="auto"/>
        <w:rPr>
          <w:rFonts w:asciiTheme="minorHAnsi" w:eastAsia="Calibri Light" w:hAnsiTheme="minorHAnsi" w:cstheme="minorHAnsi"/>
          <w:b/>
          <w:bCs/>
          <w:color w:val="auto"/>
          <w:sz w:val="28"/>
          <w:szCs w:val="28"/>
          <w:lang w:val="es"/>
        </w:rPr>
      </w:pPr>
      <w:bookmarkStart w:id="12" w:name="_Toc176880163"/>
      <w:r>
        <w:rPr>
          <w:rFonts w:asciiTheme="minorHAnsi" w:eastAsia="Calibri Light" w:hAnsiTheme="minorHAnsi" w:cstheme="minorHAnsi"/>
          <w:b/>
          <w:bCs/>
          <w:color w:val="auto"/>
          <w:sz w:val="28"/>
          <w:szCs w:val="28"/>
          <w:lang w:val="es"/>
        </w:rPr>
        <w:t>9</w:t>
      </w:r>
      <w:r w:rsidR="4C47FE46" w:rsidRPr="0054376B">
        <w:rPr>
          <w:rFonts w:asciiTheme="minorHAnsi" w:eastAsia="Calibri Light" w:hAnsiTheme="minorHAnsi" w:cstheme="minorHAnsi"/>
          <w:b/>
          <w:bCs/>
          <w:color w:val="auto"/>
          <w:sz w:val="28"/>
          <w:szCs w:val="28"/>
          <w:lang w:val="es"/>
        </w:rPr>
        <w:t>.</w:t>
      </w:r>
      <w:r w:rsidR="4C47FE46" w:rsidRPr="0054376B">
        <w:rPr>
          <w:rFonts w:asciiTheme="minorHAnsi" w:eastAsia="Times New Roman" w:hAnsiTheme="minorHAnsi" w:cstheme="minorHAnsi"/>
          <w:color w:val="auto"/>
          <w:sz w:val="14"/>
          <w:szCs w:val="14"/>
          <w:lang w:val="es"/>
        </w:rPr>
        <w:t xml:space="preserve">   </w:t>
      </w:r>
      <w:r w:rsidR="4C47FE46" w:rsidRPr="0054376B">
        <w:rPr>
          <w:rFonts w:asciiTheme="minorHAnsi" w:eastAsia="Calibri Light" w:hAnsiTheme="minorHAnsi" w:cstheme="minorHAnsi"/>
          <w:b/>
          <w:bCs/>
          <w:color w:val="auto"/>
          <w:sz w:val="28"/>
          <w:szCs w:val="28"/>
          <w:lang w:val="es"/>
        </w:rPr>
        <w:t>AN</w:t>
      </w:r>
      <w:r w:rsidR="0054376B" w:rsidRPr="0054376B">
        <w:rPr>
          <w:rFonts w:asciiTheme="minorHAnsi" w:eastAsia="Calibri Light" w:hAnsiTheme="minorHAnsi" w:cstheme="minorHAnsi"/>
          <w:b/>
          <w:bCs/>
          <w:color w:val="auto"/>
          <w:sz w:val="28"/>
          <w:szCs w:val="28"/>
          <w:lang w:val="es"/>
        </w:rPr>
        <w:t>Á</w:t>
      </w:r>
      <w:r w:rsidR="4C47FE46" w:rsidRPr="0054376B">
        <w:rPr>
          <w:rFonts w:asciiTheme="minorHAnsi" w:eastAsia="Calibri Light" w:hAnsiTheme="minorHAnsi" w:cstheme="minorHAnsi"/>
          <w:b/>
          <w:bCs/>
          <w:color w:val="auto"/>
          <w:sz w:val="28"/>
          <w:szCs w:val="28"/>
          <w:lang w:val="es"/>
        </w:rPr>
        <w:t>LISIS DE TRÁFICO DE CAPA SEGURA DE OWASP-ZAP</w:t>
      </w:r>
      <w:bookmarkEnd w:id="12"/>
    </w:p>
    <w:p w14:paraId="5A68AA3D" w14:textId="22307541" w:rsidR="564D959F" w:rsidRDefault="564D959F" w:rsidP="009D503C">
      <w:pPr>
        <w:spacing w:line="276" w:lineRule="auto"/>
        <w:rPr>
          <w:lang w:val="es"/>
        </w:rPr>
      </w:pPr>
    </w:p>
    <w:p w14:paraId="14017548" w14:textId="77777777" w:rsidR="00387E7D" w:rsidRDefault="00387E7D" w:rsidP="009D503C">
      <w:pPr>
        <w:spacing w:line="276" w:lineRule="auto"/>
        <w:rPr>
          <w:lang w:val="es"/>
        </w:rPr>
      </w:pPr>
    </w:p>
    <w:p w14:paraId="2A860EC8" w14:textId="141AAE98" w:rsidR="0013662B" w:rsidRPr="0054376B" w:rsidRDefault="00C20236" w:rsidP="009D503C">
      <w:pPr>
        <w:pStyle w:val="Ttulo1"/>
        <w:spacing w:line="276" w:lineRule="auto"/>
        <w:rPr>
          <w:rFonts w:asciiTheme="minorHAnsi" w:eastAsia="Calibri Light" w:hAnsiTheme="minorHAnsi" w:cstheme="minorHAnsi"/>
          <w:b/>
          <w:bCs/>
          <w:color w:val="auto"/>
          <w:sz w:val="28"/>
          <w:szCs w:val="28"/>
          <w:lang w:val="es"/>
        </w:rPr>
      </w:pPr>
      <w:bookmarkStart w:id="13" w:name="_Toc176880164"/>
      <w:r>
        <w:rPr>
          <w:rFonts w:asciiTheme="minorHAnsi" w:eastAsia="Calibri Light" w:hAnsiTheme="minorHAnsi" w:cstheme="minorHAnsi"/>
          <w:b/>
          <w:bCs/>
          <w:color w:val="auto"/>
          <w:sz w:val="28"/>
          <w:szCs w:val="28"/>
          <w:lang w:val="es"/>
        </w:rPr>
        <w:t>10</w:t>
      </w:r>
      <w:r w:rsidR="4C47FE46" w:rsidRPr="0054376B">
        <w:rPr>
          <w:rFonts w:asciiTheme="minorHAnsi" w:eastAsia="Calibri Light" w:hAnsiTheme="minorHAnsi" w:cstheme="minorHAnsi"/>
          <w:b/>
          <w:bCs/>
          <w:color w:val="auto"/>
          <w:sz w:val="28"/>
          <w:szCs w:val="28"/>
          <w:lang w:val="es"/>
        </w:rPr>
        <w:t>.</w:t>
      </w:r>
      <w:r w:rsidR="4C47FE46" w:rsidRPr="0054376B">
        <w:rPr>
          <w:rFonts w:asciiTheme="minorHAnsi" w:eastAsia="Times New Roman" w:hAnsiTheme="minorHAnsi" w:cstheme="minorHAnsi"/>
          <w:color w:val="auto"/>
          <w:sz w:val="14"/>
          <w:szCs w:val="14"/>
          <w:lang w:val="es"/>
        </w:rPr>
        <w:t xml:space="preserve">   </w:t>
      </w:r>
      <w:r w:rsidR="00B34DEF">
        <w:rPr>
          <w:rFonts w:asciiTheme="minorHAnsi" w:eastAsia="Calibri Light" w:hAnsiTheme="minorHAnsi" w:cstheme="minorHAnsi"/>
          <w:b/>
          <w:bCs/>
          <w:color w:val="auto"/>
          <w:sz w:val="28"/>
          <w:szCs w:val="28"/>
          <w:lang w:val="es"/>
        </w:rPr>
        <w:t>SOFTWARE PARA PERSONAS CON HABILIDADES ESPECIALES</w:t>
      </w:r>
      <w:bookmarkEnd w:id="13"/>
    </w:p>
    <w:p w14:paraId="01026BE8" w14:textId="124AC38A" w:rsidR="564D959F" w:rsidRDefault="564D959F" w:rsidP="009D503C">
      <w:pPr>
        <w:spacing w:line="276" w:lineRule="auto"/>
        <w:rPr>
          <w:lang w:val="es"/>
        </w:rPr>
      </w:pPr>
    </w:p>
    <w:p w14:paraId="1CA59208" w14:textId="77777777" w:rsidR="00DF1324" w:rsidRPr="00DF1324" w:rsidRDefault="00DF1324" w:rsidP="00DF1324">
      <w:pPr>
        <w:pStyle w:val="Prrafodelista"/>
        <w:rPr>
          <w:rFonts w:ascii="Calibri Light" w:eastAsia="Calibri Light" w:hAnsi="Calibri Light" w:cs="Calibri Light"/>
          <w:b/>
          <w:bCs/>
          <w:sz w:val="28"/>
          <w:szCs w:val="28"/>
          <w:lang w:val="es"/>
        </w:rPr>
      </w:pPr>
    </w:p>
    <w:p w14:paraId="3A3239A8" w14:textId="0B38AFB0" w:rsidR="00B34DEF" w:rsidRPr="0054376B" w:rsidRDefault="00B34DEF" w:rsidP="00B34DEF">
      <w:pPr>
        <w:pStyle w:val="Ttulo1"/>
        <w:spacing w:line="276" w:lineRule="auto"/>
        <w:rPr>
          <w:rFonts w:asciiTheme="minorHAnsi" w:eastAsia="Calibri Light" w:hAnsiTheme="minorHAnsi" w:cstheme="minorHAnsi"/>
          <w:b/>
          <w:bCs/>
          <w:color w:val="auto"/>
          <w:sz w:val="28"/>
          <w:szCs w:val="28"/>
          <w:lang w:val="es"/>
        </w:rPr>
      </w:pPr>
      <w:bookmarkStart w:id="14" w:name="_Toc176880165"/>
      <w:r>
        <w:rPr>
          <w:rFonts w:asciiTheme="minorHAnsi" w:eastAsia="Calibri Light" w:hAnsiTheme="minorHAnsi" w:cstheme="minorHAnsi"/>
          <w:b/>
          <w:bCs/>
          <w:color w:val="auto"/>
          <w:sz w:val="28"/>
          <w:szCs w:val="28"/>
          <w:lang w:val="es"/>
        </w:rPr>
        <w:t>1</w:t>
      </w:r>
      <w:r w:rsidR="00C20236">
        <w:rPr>
          <w:rFonts w:asciiTheme="minorHAnsi" w:eastAsia="Calibri Light" w:hAnsiTheme="minorHAnsi" w:cstheme="minorHAnsi"/>
          <w:b/>
          <w:bCs/>
          <w:color w:val="auto"/>
          <w:sz w:val="28"/>
          <w:szCs w:val="28"/>
          <w:lang w:val="es"/>
        </w:rPr>
        <w:t>1</w:t>
      </w:r>
      <w:r w:rsidRPr="0054376B">
        <w:rPr>
          <w:rFonts w:asciiTheme="minorHAnsi" w:eastAsia="Calibri Light" w:hAnsiTheme="minorHAnsi" w:cstheme="minorHAnsi"/>
          <w:b/>
          <w:bCs/>
          <w:color w:val="auto"/>
          <w:sz w:val="28"/>
          <w:szCs w:val="28"/>
          <w:lang w:val="es"/>
        </w:rPr>
        <w:t>.</w:t>
      </w:r>
      <w:r w:rsidRPr="0054376B">
        <w:rPr>
          <w:rFonts w:asciiTheme="minorHAnsi" w:eastAsia="Times New Roman" w:hAnsiTheme="minorHAnsi" w:cstheme="minorHAnsi"/>
          <w:color w:val="auto"/>
          <w:sz w:val="14"/>
          <w:szCs w:val="14"/>
          <w:lang w:val="es"/>
        </w:rPr>
        <w:t xml:space="preserve">   </w:t>
      </w:r>
      <w:r w:rsidRPr="0054376B">
        <w:rPr>
          <w:rFonts w:asciiTheme="minorHAnsi" w:eastAsia="Calibri Light" w:hAnsiTheme="minorHAnsi" w:cstheme="minorHAnsi"/>
          <w:b/>
          <w:bCs/>
          <w:color w:val="auto"/>
          <w:sz w:val="28"/>
          <w:szCs w:val="28"/>
          <w:lang w:val="es"/>
        </w:rPr>
        <w:t>CON</w:t>
      </w:r>
      <w:r>
        <w:rPr>
          <w:rFonts w:asciiTheme="minorHAnsi" w:eastAsia="Calibri Light" w:hAnsiTheme="minorHAnsi" w:cstheme="minorHAnsi"/>
          <w:b/>
          <w:bCs/>
          <w:color w:val="auto"/>
          <w:sz w:val="28"/>
          <w:szCs w:val="28"/>
          <w:lang w:val="es"/>
        </w:rPr>
        <w:t>C</w:t>
      </w:r>
      <w:r w:rsidRPr="0054376B">
        <w:rPr>
          <w:rFonts w:asciiTheme="minorHAnsi" w:eastAsia="Calibri Light" w:hAnsiTheme="minorHAnsi" w:cstheme="minorHAnsi"/>
          <w:b/>
          <w:bCs/>
          <w:color w:val="auto"/>
          <w:sz w:val="28"/>
          <w:szCs w:val="28"/>
          <w:lang w:val="es"/>
        </w:rPr>
        <w:t>LUSIONES</w:t>
      </w:r>
      <w:bookmarkEnd w:id="14"/>
    </w:p>
    <w:p w14:paraId="33DAB49A" w14:textId="77777777" w:rsidR="00B34DEF" w:rsidRDefault="00B34DEF" w:rsidP="00B34DEF">
      <w:pPr>
        <w:spacing w:line="276" w:lineRule="auto"/>
        <w:rPr>
          <w:lang w:val="es"/>
        </w:rPr>
      </w:pPr>
    </w:p>
    <w:p w14:paraId="59FC7C30" w14:textId="1257522D" w:rsidR="00B34DEF" w:rsidRPr="00B34DEF" w:rsidRDefault="00B34DEF" w:rsidP="00B34DEF">
      <w:pPr>
        <w:rPr>
          <w:rFonts w:ascii="Calibri" w:hAnsi="Calibri" w:cs="Calibri"/>
          <w:sz w:val="24"/>
          <w:szCs w:val="24"/>
          <w:lang w:val="es-ES"/>
        </w:rPr>
      </w:pPr>
      <w:r>
        <w:rPr>
          <w:rFonts w:ascii="Calibri" w:hAnsi="Calibri" w:cs="Calibri"/>
          <w:sz w:val="24"/>
          <w:szCs w:val="24"/>
          <w:lang w:val="es-ES"/>
        </w:rPr>
        <w:t>Alineado a sus objetivos</w:t>
      </w:r>
    </w:p>
    <w:p w14:paraId="684F583A" w14:textId="0809936D" w:rsidR="00B34DEF" w:rsidRPr="00B34DEF" w:rsidRDefault="00B34DEF" w:rsidP="00B34DEF">
      <w:pPr>
        <w:rPr>
          <w:rFonts w:ascii="Calibri Light" w:eastAsia="Calibri Light" w:hAnsi="Calibri Light" w:cs="Calibri Light"/>
          <w:b/>
          <w:bCs/>
          <w:sz w:val="28"/>
          <w:szCs w:val="28"/>
          <w:lang w:val="es"/>
        </w:rPr>
      </w:pPr>
    </w:p>
    <w:p w14:paraId="46F89292" w14:textId="01DFFF23" w:rsidR="00B34DEF" w:rsidRPr="00B34DEF" w:rsidRDefault="00B34DEF" w:rsidP="00B34DEF">
      <w:pPr>
        <w:pStyle w:val="Ttulo1"/>
        <w:spacing w:line="276" w:lineRule="auto"/>
        <w:rPr>
          <w:rFonts w:asciiTheme="minorHAnsi" w:eastAsia="Calibri Light" w:hAnsiTheme="minorHAnsi" w:cstheme="minorHAnsi"/>
          <w:b/>
          <w:bCs/>
          <w:color w:val="auto"/>
          <w:sz w:val="28"/>
          <w:szCs w:val="28"/>
          <w:lang w:val="es"/>
        </w:rPr>
      </w:pPr>
      <w:bookmarkStart w:id="15" w:name="_Toc176880166"/>
      <w:r w:rsidRPr="00B34DEF">
        <w:rPr>
          <w:rFonts w:asciiTheme="minorHAnsi" w:eastAsia="Calibri Light" w:hAnsiTheme="minorHAnsi" w:cstheme="minorHAnsi"/>
          <w:b/>
          <w:bCs/>
          <w:color w:val="auto"/>
          <w:sz w:val="28"/>
          <w:szCs w:val="28"/>
          <w:lang w:val="es"/>
        </w:rPr>
        <w:t>1</w:t>
      </w:r>
      <w:r w:rsidR="00C20236">
        <w:rPr>
          <w:rFonts w:asciiTheme="minorHAnsi" w:eastAsia="Calibri Light" w:hAnsiTheme="minorHAnsi" w:cstheme="minorHAnsi"/>
          <w:b/>
          <w:bCs/>
          <w:color w:val="auto"/>
          <w:sz w:val="28"/>
          <w:szCs w:val="28"/>
          <w:lang w:val="es"/>
        </w:rPr>
        <w:t>2</w:t>
      </w:r>
      <w:r w:rsidRPr="00B34DEF">
        <w:rPr>
          <w:rFonts w:asciiTheme="minorHAnsi" w:eastAsia="Calibri Light" w:hAnsiTheme="minorHAnsi" w:cstheme="minorHAnsi"/>
          <w:b/>
          <w:bCs/>
          <w:color w:val="auto"/>
          <w:sz w:val="28"/>
          <w:szCs w:val="28"/>
          <w:lang w:val="es"/>
        </w:rPr>
        <w:t>. RECOMENDACIONES</w:t>
      </w:r>
      <w:bookmarkEnd w:id="15"/>
    </w:p>
    <w:p w14:paraId="1E9E9CE9" w14:textId="77777777" w:rsidR="00DF1324" w:rsidRPr="00B34DEF" w:rsidRDefault="00DF1324" w:rsidP="00B34DEF">
      <w:pPr>
        <w:spacing w:after="0" w:line="276" w:lineRule="auto"/>
        <w:jc w:val="both"/>
        <w:rPr>
          <w:rFonts w:eastAsiaTheme="minorEastAsia"/>
          <w:sz w:val="24"/>
          <w:szCs w:val="24"/>
          <w:lang w:val="es"/>
        </w:rPr>
      </w:pPr>
    </w:p>
    <w:p w14:paraId="6177AFAD" w14:textId="77777777" w:rsidR="00B34DEF" w:rsidRPr="00B34DEF" w:rsidRDefault="00B34DEF" w:rsidP="00B34DEF">
      <w:pPr>
        <w:rPr>
          <w:rFonts w:ascii="Calibri" w:hAnsi="Calibri" w:cs="Calibri"/>
          <w:sz w:val="24"/>
          <w:szCs w:val="24"/>
          <w:lang w:val="es-ES"/>
        </w:rPr>
      </w:pPr>
      <w:r>
        <w:rPr>
          <w:rFonts w:ascii="Calibri" w:hAnsi="Calibri" w:cs="Calibri"/>
          <w:sz w:val="24"/>
          <w:szCs w:val="24"/>
          <w:lang w:val="es-ES"/>
        </w:rPr>
        <w:t>Alineado a sus objetivos</w:t>
      </w:r>
    </w:p>
    <w:p w14:paraId="2C078E63" w14:textId="10D8E051" w:rsidR="0013662B" w:rsidRDefault="0013662B" w:rsidP="00F23DFB">
      <w:pPr>
        <w:spacing w:before="9" w:line="276" w:lineRule="auto"/>
        <w:jc w:val="both"/>
        <w:rPr>
          <w:rFonts w:eastAsiaTheme="minorEastAsia"/>
          <w:sz w:val="24"/>
          <w:szCs w:val="24"/>
          <w:lang w:val="es"/>
        </w:rPr>
      </w:pPr>
    </w:p>
    <w:p w14:paraId="282B13D4" w14:textId="32F232A0" w:rsidR="00B34DEF" w:rsidRPr="00B34DEF" w:rsidRDefault="00B34DEF" w:rsidP="00B34DEF">
      <w:pPr>
        <w:pStyle w:val="Ttulo1"/>
        <w:spacing w:line="276" w:lineRule="auto"/>
        <w:rPr>
          <w:rFonts w:asciiTheme="minorHAnsi" w:eastAsia="Calibri Light" w:hAnsiTheme="minorHAnsi" w:cstheme="minorHAnsi"/>
          <w:b/>
          <w:bCs/>
          <w:color w:val="auto"/>
          <w:sz w:val="28"/>
          <w:szCs w:val="28"/>
          <w:lang w:val="es"/>
        </w:rPr>
      </w:pPr>
      <w:bookmarkStart w:id="16" w:name="_Toc176880167"/>
      <w:r w:rsidRPr="00B34DEF">
        <w:rPr>
          <w:rFonts w:asciiTheme="minorHAnsi" w:eastAsia="Calibri Light" w:hAnsiTheme="minorHAnsi" w:cstheme="minorHAnsi"/>
          <w:b/>
          <w:bCs/>
          <w:color w:val="auto"/>
          <w:sz w:val="28"/>
          <w:szCs w:val="28"/>
          <w:lang w:val="es"/>
        </w:rPr>
        <w:t>1</w:t>
      </w:r>
      <w:r w:rsidR="00C20236">
        <w:rPr>
          <w:rFonts w:asciiTheme="minorHAnsi" w:eastAsia="Calibri Light" w:hAnsiTheme="minorHAnsi" w:cstheme="minorHAnsi"/>
          <w:b/>
          <w:bCs/>
          <w:color w:val="auto"/>
          <w:sz w:val="28"/>
          <w:szCs w:val="28"/>
          <w:lang w:val="es"/>
        </w:rPr>
        <w:t>3</w:t>
      </w:r>
      <w:r w:rsidRPr="00B34DEF">
        <w:rPr>
          <w:rFonts w:asciiTheme="minorHAnsi" w:eastAsia="Calibri Light" w:hAnsiTheme="minorHAnsi" w:cstheme="minorHAnsi"/>
          <w:b/>
          <w:bCs/>
          <w:color w:val="auto"/>
          <w:sz w:val="28"/>
          <w:szCs w:val="28"/>
          <w:lang w:val="es"/>
        </w:rPr>
        <w:t xml:space="preserve">. </w:t>
      </w:r>
      <w:r>
        <w:rPr>
          <w:rFonts w:asciiTheme="minorHAnsi" w:eastAsia="Calibri Light" w:hAnsiTheme="minorHAnsi" w:cstheme="minorHAnsi"/>
          <w:b/>
          <w:bCs/>
          <w:color w:val="auto"/>
          <w:sz w:val="28"/>
          <w:szCs w:val="28"/>
          <w:lang w:val="es"/>
        </w:rPr>
        <w:t>BIBLIOGRAFÍA</w:t>
      </w:r>
      <w:bookmarkEnd w:id="16"/>
    </w:p>
    <w:p w14:paraId="6998DB89" w14:textId="77777777" w:rsidR="00B34DEF" w:rsidRDefault="00B34DEF" w:rsidP="00F23DFB">
      <w:pPr>
        <w:spacing w:before="9" w:line="276" w:lineRule="auto"/>
        <w:jc w:val="both"/>
        <w:rPr>
          <w:rFonts w:eastAsiaTheme="minorEastAsia"/>
          <w:sz w:val="24"/>
          <w:szCs w:val="24"/>
          <w:lang w:val="es"/>
        </w:rPr>
      </w:pPr>
    </w:p>
    <w:sectPr w:rsidR="00B34DEF" w:rsidSect="00B60D54">
      <w:headerReference w:type="default" r:id="rId17"/>
      <w:footerReference w:type="default" r:id="rId18"/>
      <w:pgSz w:w="12240" w:h="15840"/>
      <w:pgMar w:top="709" w:right="1440" w:bottom="993"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6802B" w14:textId="77777777" w:rsidR="00D35755" w:rsidRDefault="00D35755" w:rsidP="008722E5">
      <w:pPr>
        <w:spacing w:after="0" w:line="240" w:lineRule="auto"/>
      </w:pPr>
      <w:r>
        <w:separator/>
      </w:r>
    </w:p>
  </w:endnote>
  <w:endnote w:type="continuationSeparator" w:id="0">
    <w:p w14:paraId="5850650A" w14:textId="77777777" w:rsidR="00D35755" w:rsidRDefault="00D35755" w:rsidP="008722E5">
      <w:pPr>
        <w:spacing w:after="0" w:line="240" w:lineRule="auto"/>
      </w:pPr>
      <w:r>
        <w:continuationSeparator/>
      </w:r>
    </w:p>
  </w:endnote>
  <w:endnote w:type="continuationNotice" w:id="1">
    <w:p w14:paraId="1C753E8E" w14:textId="77777777" w:rsidR="00D35755" w:rsidRDefault="00D3575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DAF32" w14:textId="347CCB95" w:rsidR="008722E5" w:rsidRDefault="008722E5">
    <w:pPr>
      <w:pStyle w:val="Piedepgina"/>
    </w:pPr>
    <w:r>
      <w:rPr>
        <w:noProof/>
        <w:color w:val="808080" w:themeColor="background1" w:themeShade="80"/>
      </w:rPr>
      <mc:AlternateContent>
        <mc:Choice Requires="wpg">
          <w:drawing>
            <wp:anchor distT="0" distB="0" distL="0" distR="0" simplePos="0" relativeHeight="251658241" behindDoc="0" locked="0" layoutInCell="1" allowOverlap="1" wp14:anchorId="329AD24B" wp14:editId="788265CD">
              <wp:simplePos x="0" y="0"/>
              <wp:positionH relativeFrom="margin">
                <wp:align>right</wp:align>
              </wp:positionH>
              <mc:AlternateContent>
                <mc:Choice Requires="wp14">
                  <wp:positionV relativeFrom="bottomMargin">
                    <wp14:pctPosVOffset>20000</wp14:pctPosVOffset>
                  </wp:positionV>
                </mc:Choice>
                <mc:Fallback>
                  <wp:positionV relativeFrom="page">
                    <wp:posOffset>9553575</wp:posOffset>
                  </wp:positionV>
                </mc:Fallback>
              </mc:AlternateContent>
              <wp:extent cx="5943600" cy="320040"/>
              <wp:effectExtent l="0" t="0" r="0" b="3810"/>
              <wp:wrapSquare wrapText="bothSides"/>
              <wp:docPr id="37" name="Group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924BFC" w14:textId="6438AAFC" w:rsidR="008722E5" w:rsidRPr="008722E5" w:rsidRDefault="008722E5" w:rsidP="008722E5">
                            <w:pPr>
                              <w:rPr>
                                <w:i/>
                                <w:iCs/>
                                <w:sz w:val="24"/>
                                <w:szCs w:val="24"/>
                                <w:lang w:val="es-ES"/>
                              </w:rPr>
                            </w:pPr>
                            <w:r w:rsidRPr="008722E5">
                              <w:rPr>
                                <w:i/>
                                <w:iCs/>
                                <w:sz w:val="24"/>
                                <w:szCs w:val="24"/>
                                <w:lang w:val="es-ES"/>
                              </w:rPr>
                              <w:t>Calidad y Pruebas de Software</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29AD24B" id="Group 7" o:spid="_x0000_s1026"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1D924BFC" w14:textId="6438AAFC" w:rsidR="008722E5" w:rsidRPr="008722E5" w:rsidRDefault="008722E5" w:rsidP="008722E5">
                      <w:pPr>
                        <w:rPr>
                          <w:i/>
                          <w:iCs/>
                          <w:sz w:val="24"/>
                          <w:szCs w:val="24"/>
                          <w:lang w:val="es-ES"/>
                        </w:rPr>
                      </w:pPr>
                      <w:r w:rsidRPr="008722E5">
                        <w:rPr>
                          <w:i/>
                          <w:iCs/>
                          <w:sz w:val="24"/>
                          <w:szCs w:val="24"/>
                          <w:lang w:val="es-ES"/>
                        </w:rPr>
                        <w:t>Calidad y Pruebas de Software</w:t>
                      </w:r>
                    </w:p>
                  </w:txbxContent>
                </v:textbox>
              </v:shape>
              <w10:wrap type="square" anchorx="margin" anchory="margin"/>
            </v:group>
          </w:pict>
        </mc:Fallback>
      </mc:AlternateContent>
    </w:r>
    <w:r>
      <w:rPr>
        <w:noProof/>
      </w:rPr>
      <mc:AlternateContent>
        <mc:Choice Requires="wps">
          <w:drawing>
            <wp:anchor distT="0" distB="0" distL="0" distR="0" simplePos="0" relativeHeight="251658240" behindDoc="0" locked="0" layoutInCell="1" allowOverlap="1" wp14:anchorId="3D887284" wp14:editId="369E1456">
              <wp:simplePos x="0" y="0"/>
              <wp:positionH relativeFrom="rightMargin">
                <wp:align>left</wp:align>
              </wp:positionH>
              <mc:AlternateContent>
                <mc:Choice Requires="wp14">
                  <wp:positionV relativeFrom="bottomMargin">
                    <wp14:pctPosVOffset>20000</wp14:pctPosVOffset>
                  </wp:positionV>
                </mc:Choice>
                <mc:Fallback>
                  <wp:positionV relativeFrom="page">
                    <wp:posOffset>9553575</wp:posOffset>
                  </wp:positionV>
                </mc:Fallback>
              </mc:AlternateContent>
              <wp:extent cx="457200" cy="320040"/>
              <wp:effectExtent l="0" t="0" r="0" b="3810"/>
              <wp:wrapSquare wrapText="bothSides"/>
              <wp:docPr id="40" name="Rectangle 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28E041" w14:textId="77777777" w:rsidR="008722E5" w:rsidRDefault="008722E5">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887284" id="Rectangle 8" o:spid="_x0000_s1029"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2A28E041" w14:textId="77777777" w:rsidR="008722E5" w:rsidRDefault="008722E5">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692F6B" w14:textId="77777777" w:rsidR="00D35755" w:rsidRDefault="00D35755" w:rsidP="008722E5">
      <w:pPr>
        <w:spacing w:after="0" w:line="240" w:lineRule="auto"/>
      </w:pPr>
      <w:r>
        <w:separator/>
      </w:r>
    </w:p>
  </w:footnote>
  <w:footnote w:type="continuationSeparator" w:id="0">
    <w:p w14:paraId="3FE64D8E" w14:textId="77777777" w:rsidR="00D35755" w:rsidRDefault="00D35755" w:rsidP="008722E5">
      <w:pPr>
        <w:spacing w:after="0" w:line="240" w:lineRule="auto"/>
      </w:pPr>
      <w:r>
        <w:continuationSeparator/>
      </w:r>
    </w:p>
  </w:footnote>
  <w:footnote w:type="continuationNotice" w:id="1">
    <w:p w14:paraId="2C06656D" w14:textId="77777777" w:rsidR="00D35755" w:rsidRDefault="00D3575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DE200" w14:textId="121CE1ED" w:rsidR="008722E5" w:rsidRDefault="00376B72">
    <w:pPr>
      <w:pStyle w:val="Encabezado"/>
    </w:pPr>
    <w:r>
      <w:rPr>
        <w:noProof/>
      </w:rPr>
      <w:drawing>
        <wp:inline distT="0" distB="0" distL="0" distR="0" wp14:anchorId="791407AD" wp14:editId="5BF70627">
          <wp:extent cx="996141" cy="512466"/>
          <wp:effectExtent l="0" t="0" r="0" b="0"/>
          <wp:docPr id="3" name="Imagen 2">
            <a:extLst xmlns:a="http://schemas.openxmlformats.org/drawingml/2006/main">
              <a:ext uri="{FF2B5EF4-FFF2-40B4-BE49-F238E27FC236}">
                <a16:creationId xmlns:a16="http://schemas.microsoft.com/office/drawing/2014/main" id="{795A6D14-CD59-0A40-9441-CB8EEC5194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795A6D14-CD59-0A40-9441-CB8EEC519432}"/>
                      </a:ext>
                    </a:extLst>
                  </pic:cNvPr>
                  <pic:cNvPicPr>
                    <a:picLocks noChangeAspect="1"/>
                  </pic:cNvPicPr>
                </pic:nvPicPr>
                <pic:blipFill>
                  <a:blip r:embed="rId1"/>
                  <a:stretch>
                    <a:fillRect/>
                  </a:stretch>
                </pic:blipFill>
                <pic:spPr>
                  <a:xfrm>
                    <a:off x="0" y="0"/>
                    <a:ext cx="1017499" cy="52345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83E930"/>
    <w:multiLevelType w:val="hybridMultilevel"/>
    <w:tmpl w:val="02D649AE"/>
    <w:lvl w:ilvl="0" w:tplc="EBF4A5C8">
      <w:start w:val="1"/>
      <w:numFmt w:val="bullet"/>
      <w:lvlText w:val=""/>
      <w:lvlJc w:val="left"/>
      <w:pPr>
        <w:ind w:left="720" w:hanging="360"/>
      </w:pPr>
      <w:rPr>
        <w:rFonts w:ascii="Symbol" w:hAnsi="Symbol" w:hint="default"/>
      </w:rPr>
    </w:lvl>
    <w:lvl w:ilvl="1" w:tplc="7DD2885A">
      <w:start w:val="1"/>
      <w:numFmt w:val="bullet"/>
      <w:lvlText w:val="o"/>
      <w:lvlJc w:val="left"/>
      <w:pPr>
        <w:ind w:left="1440" w:hanging="360"/>
      </w:pPr>
      <w:rPr>
        <w:rFonts w:ascii="Courier New" w:hAnsi="Courier New" w:hint="default"/>
      </w:rPr>
    </w:lvl>
    <w:lvl w:ilvl="2" w:tplc="6E44B864">
      <w:start w:val="1"/>
      <w:numFmt w:val="bullet"/>
      <w:lvlText w:val=""/>
      <w:lvlJc w:val="left"/>
      <w:pPr>
        <w:ind w:left="2160" w:hanging="360"/>
      </w:pPr>
      <w:rPr>
        <w:rFonts w:ascii="Wingdings" w:hAnsi="Wingdings" w:hint="default"/>
      </w:rPr>
    </w:lvl>
    <w:lvl w:ilvl="3" w:tplc="45648236">
      <w:start w:val="1"/>
      <w:numFmt w:val="bullet"/>
      <w:lvlText w:val=""/>
      <w:lvlJc w:val="left"/>
      <w:pPr>
        <w:ind w:left="2880" w:hanging="360"/>
      </w:pPr>
      <w:rPr>
        <w:rFonts w:ascii="Symbol" w:hAnsi="Symbol" w:hint="default"/>
      </w:rPr>
    </w:lvl>
    <w:lvl w:ilvl="4" w:tplc="B6CEAC28">
      <w:start w:val="1"/>
      <w:numFmt w:val="bullet"/>
      <w:lvlText w:val="o"/>
      <w:lvlJc w:val="left"/>
      <w:pPr>
        <w:ind w:left="3600" w:hanging="360"/>
      </w:pPr>
      <w:rPr>
        <w:rFonts w:ascii="Courier New" w:hAnsi="Courier New" w:hint="default"/>
      </w:rPr>
    </w:lvl>
    <w:lvl w:ilvl="5" w:tplc="287A197E">
      <w:start w:val="1"/>
      <w:numFmt w:val="bullet"/>
      <w:lvlText w:val=""/>
      <w:lvlJc w:val="left"/>
      <w:pPr>
        <w:ind w:left="4320" w:hanging="360"/>
      </w:pPr>
      <w:rPr>
        <w:rFonts w:ascii="Wingdings" w:hAnsi="Wingdings" w:hint="default"/>
      </w:rPr>
    </w:lvl>
    <w:lvl w:ilvl="6" w:tplc="4CC44D5E">
      <w:start w:val="1"/>
      <w:numFmt w:val="bullet"/>
      <w:lvlText w:val=""/>
      <w:lvlJc w:val="left"/>
      <w:pPr>
        <w:ind w:left="5040" w:hanging="360"/>
      </w:pPr>
      <w:rPr>
        <w:rFonts w:ascii="Symbol" w:hAnsi="Symbol" w:hint="default"/>
      </w:rPr>
    </w:lvl>
    <w:lvl w:ilvl="7" w:tplc="A2BC9186">
      <w:start w:val="1"/>
      <w:numFmt w:val="bullet"/>
      <w:lvlText w:val="o"/>
      <w:lvlJc w:val="left"/>
      <w:pPr>
        <w:ind w:left="5760" w:hanging="360"/>
      </w:pPr>
      <w:rPr>
        <w:rFonts w:ascii="Courier New" w:hAnsi="Courier New" w:hint="default"/>
      </w:rPr>
    </w:lvl>
    <w:lvl w:ilvl="8" w:tplc="3FBC791E">
      <w:start w:val="1"/>
      <w:numFmt w:val="bullet"/>
      <w:lvlText w:val=""/>
      <w:lvlJc w:val="left"/>
      <w:pPr>
        <w:ind w:left="6480" w:hanging="360"/>
      </w:pPr>
      <w:rPr>
        <w:rFonts w:ascii="Wingdings" w:hAnsi="Wingdings" w:hint="default"/>
      </w:rPr>
    </w:lvl>
  </w:abstractNum>
  <w:abstractNum w:abstractNumId="1" w15:restartNumberingAfterBreak="0">
    <w:nsid w:val="219D0FFA"/>
    <w:multiLevelType w:val="hybridMultilevel"/>
    <w:tmpl w:val="A66C164A"/>
    <w:lvl w:ilvl="0" w:tplc="6248D454">
      <w:start w:val="1"/>
      <w:numFmt w:val="bullet"/>
      <w:lvlText w:val=""/>
      <w:lvlJc w:val="left"/>
      <w:pPr>
        <w:ind w:left="720" w:hanging="360"/>
      </w:pPr>
      <w:rPr>
        <w:rFonts w:ascii="Symbol" w:hAnsi="Symbol" w:hint="default"/>
      </w:rPr>
    </w:lvl>
    <w:lvl w:ilvl="1" w:tplc="4E50A304">
      <w:start w:val="1"/>
      <w:numFmt w:val="lowerLetter"/>
      <w:lvlText w:val="%2."/>
      <w:lvlJc w:val="left"/>
      <w:pPr>
        <w:ind w:left="1440" w:hanging="360"/>
      </w:pPr>
    </w:lvl>
    <w:lvl w:ilvl="2" w:tplc="790EAB42">
      <w:start w:val="1"/>
      <w:numFmt w:val="lowerRoman"/>
      <w:lvlText w:val="%3."/>
      <w:lvlJc w:val="right"/>
      <w:pPr>
        <w:ind w:left="2160" w:hanging="180"/>
      </w:pPr>
    </w:lvl>
    <w:lvl w:ilvl="3" w:tplc="7ACED666">
      <w:start w:val="1"/>
      <w:numFmt w:val="decimal"/>
      <w:lvlText w:val="%4."/>
      <w:lvlJc w:val="left"/>
      <w:pPr>
        <w:ind w:left="2880" w:hanging="360"/>
      </w:pPr>
    </w:lvl>
    <w:lvl w:ilvl="4" w:tplc="C7C42118">
      <w:start w:val="1"/>
      <w:numFmt w:val="lowerLetter"/>
      <w:lvlText w:val="%5."/>
      <w:lvlJc w:val="left"/>
      <w:pPr>
        <w:ind w:left="3600" w:hanging="360"/>
      </w:pPr>
    </w:lvl>
    <w:lvl w:ilvl="5" w:tplc="08F279B0">
      <w:start w:val="1"/>
      <w:numFmt w:val="lowerRoman"/>
      <w:lvlText w:val="%6."/>
      <w:lvlJc w:val="right"/>
      <w:pPr>
        <w:ind w:left="4320" w:hanging="180"/>
      </w:pPr>
    </w:lvl>
    <w:lvl w:ilvl="6" w:tplc="EC4EFB58">
      <w:start w:val="1"/>
      <w:numFmt w:val="decimal"/>
      <w:lvlText w:val="%7."/>
      <w:lvlJc w:val="left"/>
      <w:pPr>
        <w:ind w:left="5040" w:hanging="360"/>
      </w:pPr>
    </w:lvl>
    <w:lvl w:ilvl="7" w:tplc="E9283176">
      <w:start w:val="1"/>
      <w:numFmt w:val="lowerLetter"/>
      <w:lvlText w:val="%8."/>
      <w:lvlJc w:val="left"/>
      <w:pPr>
        <w:ind w:left="5760" w:hanging="360"/>
      </w:pPr>
    </w:lvl>
    <w:lvl w:ilvl="8" w:tplc="D84EC6DE">
      <w:start w:val="1"/>
      <w:numFmt w:val="lowerRoman"/>
      <w:lvlText w:val="%9."/>
      <w:lvlJc w:val="right"/>
      <w:pPr>
        <w:ind w:left="6480" w:hanging="180"/>
      </w:pPr>
    </w:lvl>
  </w:abstractNum>
  <w:abstractNum w:abstractNumId="2" w15:restartNumberingAfterBreak="0">
    <w:nsid w:val="2FC13668"/>
    <w:multiLevelType w:val="hybridMultilevel"/>
    <w:tmpl w:val="5FC68564"/>
    <w:lvl w:ilvl="0" w:tplc="E402B628">
      <w:start w:val="1"/>
      <w:numFmt w:val="bullet"/>
      <w:lvlText w:val="·"/>
      <w:lvlJc w:val="left"/>
      <w:pPr>
        <w:ind w:left="720" w:hanging="360"/>
      </w:pPr>
      <w:rPr>
        <w:rFonts w:ascii="Symbol" w:hAnsi="Symbol" w:hint="default"/>
      </w:rPr>
    </w:lvl>
    <w:lvl w:ilvl="1" w:tplc="896C9694">
      <w:start w:val="1"/>
      <w:numFmt w:val="bullet"/>
      <w:lvlText w:val="o"/>
      <w:lvlJc w:val="left"/>
      <w:pPr>
        <w:ind w:left="1440" w:hanging="360"/>
      </w:pPr>
      <w:rPr>
        <w:rFonts w:ascii="Courier New" w:hAnsi="Courier New" w:hint="default"/>
      </w:rPr>
    </w:lvl>
    <w:lvl w:ilvl="2" w:tplc="4380FED4">
      <w:start w:val="1"/>
      <w:numFmt w:val="bullet"/>
      <w:lvlText w:val=""/>
      <w:lvlJc w:val="left"/>
      <w:pPr>
        <w:ind w:left="2160" w:hanging="360"/>
      </w:pPr>
      <w:rPr>
        <w:rFonts w:ascii="Wingdings" w:hAnsi="Wingdings" w:hint="default"/>
      </w:rPr>
    </w:lvl>
    <w:lvl w:ilvl="3" w:tplc="BADC37A8">
      <w:start w:val="1"/>
      <w:numFmt w:val="bullet"/>
      <w:lvlText w:val=""/>
      <w:lvlJc w:val="left"/>
      <w:pPr>
        <w:ind w:left="2880" w:hanging="360"/>
      </w:pPr>
      <w:rPr>
        <w:rFonts w:ascii="Symbol" w:hAnsi="Symbol" w:hint="default"/>
      </w:rPr>
    </w:lvl>
    <w:lvl w:ilvl="4" w:tplc="96AA61A0">
      <w:start w:val="1"/>
      <w:numFmt w:val="bullet"/>
      <w:lvlText w:val="o"/>
      <w:lvlJc w:val="left"/>
      <w:pPr>
        <w:ind w:left="3600" w:hanging="360"/>
      </w:pPr>
      <w:rPr>
        <w:rFonts w:ascii="Courier New" w:hAnsi="Courier New" w:hint="default"/>
      </w:rPr>
    </w:lvl>
    <w:lvl w:ilvl="5" w:tplc="CEBEE308">
      <w:start w:val="1"/>
      <w:numFmt w:val="bullet"/>
      <w:lvlText w:val=""/>
      <w:lvlJc w:val="left"/>
      <w:pPr>
        <w:ind w:left="4320" w:hanging="360"/>
      </w:pPr>
      <w:rPr>
        <w:rFonts w:ascii="Wingdings" w:hAnsi="Wingdings" w:hint="default"/>
      </w:rPr>
    </w:lvl>
    <w:lvl w:ilvl="6" w:tplc="5338EC34">
      <w:start w:val="1"/>
      <w:numFmt w:val="bullet"/>
      <w:lvlText w:val=""/>
      <w:lvlJc w:val="left"/>
      <w:pPr>
        <w:ind w:left="5040" w:hanging="360"/>
      </w:pPr>
      <w:rPr>
        <w:rFonts w:ascii="Symbol" w:hAnsi="Symbol" w:hint="default"/>
      </w:rPr>
    </w:lvl>
    <w:lvl w:ilvl="7" w:tplc="0B8447C6">
      <w:start w:val="1"/>
      <w:numFmt w:val="bullet"/>
      <w:lvlText w:val="o"/>
      <w:lvlJc w:val="left"/>
      <w:pPr>
        <w:ind w:left="5760" w:hanging="360"/>
      </w:pPr>
      <w:rPr>
        <w:rFonts w:ascii="Courier New" w:hAnsi="Courier New" w:hint="default"/>
      </w:rPr>
    </w:lvl>
    <w:lvl w:ilvl="8" w:tplc="FFC6EB3C">
      <w:start w:val="1"/>
      <w:numFmt w:val="bullet"/>
      <w:lvlText w:val=""/>
      <w:lvlJc w:val="left"/>
      <w:pPr>
        <w:ind w:left="6480" w:hanging="360"/>
      </w:pPr>
      <w:rPr>
        <w:rFonts w:ascii="Wingdings" w:hAnsi="Wingdings" w:hint="default"/>
      </w:rPr>
    </w:lvl>
  </w:abstractNum>
  <w:abstractNum w:abstractNumId="3" w15:restartNumberingAfterBreak="0">
    <w:nsid w:val="393AD69D"/>
    <w:multiLevelType w:val="hybridMultilevel"/>
    <w:tmpl w:val="06485C26"/>
    <w:lvl w:ilvl="0" w:tplc="B7E2D1BC">
      <w:start w:val="1"/>
      <w:numFmt w:val="bullet"/>
      <w:lvlText w:val="·"/>
      <w:lvlJc w:val="left"/>
      <w:pPr>
        <w:ind w:left="720" w:hanging="360"/>
      </w:pPr>
      <w:rPr>
        <w:rFonts w:ascii="Symbol" w:hAnsi="Symbol" w:hint="default"/>
      </w:rPr>
    </w:lvl>
    <w:lvl w:ilvl="1" w:tplc="B0BEFCDC">
      <w:start w:val="1"/>
      <w:numFmt w:val="bullet"/>
      <w:lvlText w:val="o"/>
      <w:lvlJc w:val="left"/>
      <w:pPr>
        <w:ind w:left="1440" w:hanging="360"/>
      </w:pPr>
      <w:rPr>
        <w:rFonts w:ascii="Courier New" w:hAnsi="Courier New" w:hint="default"/>
      </w:rPr>
    </w:lvl>
    <w:lvl w:ilvl="2" w:tplc="0E9CC71A">
      <w:start w:val="1"/>
      <w:numFmt w:val="bullet"/>
      <w:lvlText w:val=""/>
      <w:lvlJc w:val="left"/>
      <w:pPr>
        <w:ind w:left="2160" w:hanging="360"/>
      </w:pPr>
      <w:rPr>
        <w:rFonts w:ascii="Wingdings" w:hAnsi="Wingdings" w:hint="default"/>
      </w:rPr>
    </w:lvl>
    <w:lvl w:ilvl="3" w:tplc="AD16B4FC">
      <w:start w:val="1"/>
      <w:numFmt w:val="bullet"/>
      <w:lvlText w:val=""/>
      <w:lvlJc w:val="left"/>
      <w:pPr>
        <w:ind w:left="2880" w:hanging="360"/>
      </w:pPr>
      <w:rPr>
        <w:rFonts w:ascii="Symbol" w:hAnsi="Symbol" w:hint="default"/>
      </w:rPr>
    </w:lvl>
    <w:lvl w:ilvl="4" w:tplc="A6D4A272">
      <w:start w:val="1"/>
      <w:numFmt w:val="bullet"/>
      <w:lvlText w:val="o"/>
      <w:lvlJc w:val="left"/>
      <w:pPr>
        <w:ind w:left="3600" w:hanging="360"/>
      </w:pPr>
      <w:rPr>
        <w:rFonts w:ascii="Courier New" w:hAnsi="Courier New" w:hint="default"/>
      </w:rPr>
    </w:lvl>
    <w:lvl w:ilvl="5" w:tplc="8B8E7298">
      <w:start w:val="1"/>
      <w:numFmt w:val="bullet"/>
      <w:lvlText w:val=""/>
      <w:lvlJc w:val="left"/>
      <w:pPr>
        <w:ind w:left="4320" w:hanging="360"/>
      </w:pPr>
      <w:rPr>
        <w:rFonts w:ascii="Wingdings" w:hAnsi="Wingdings" w:hint="default"/>
      </w:rPr>
    </w:lvl>
    <w:lvl w:ilvl="6" w:tplc="962A3FA0">
      <w:start w:val="1"/>
      <w:numFmt w:val="bullet"/>
      <w:lvlText w:val=""/>
      <w:lvlJc w:val="left"/>
      <w:pPr>
        <w:ind w:left="5040" w:hanging="360"/>
      </w:pPr>
      <w:rPr>
        <w:rFonts w:ascii="Symbol" w:hAnsi="Symbol" w:hint="default"/>
      </w:rPr>
    </w:lvl>
    <w:lvl w:ilvl="7" w:tplc="4AC86346">
      <w:start w:val="1"/>
      <w:numFmt w:val="bullet"/>
      <w:lvlText w:val="o"/>
      <w:lvlJc w:val="left"/>
      <w:pPr>
        <w:ind w:left="5760" w:hanging="360"/>
      </w:pPr>
      <w:rPr>
        <w:rFonts w:ascii="Courier New" w:hAnsi="Courier New" w:hint="default"/>
      </w:rPr>
    </w:lvl>
    <w:lvl w:ilvl="8" w:tplc="D6F0439C">
      <w:start w:val="1"/>
      <w:numFmt w:val="bullet"/>
      <w:lvlText w:val=""/>
      <w:lvlJc w:val="left"/>
      <w:pPr>
        <w:ind w:left="6480" w:hanging="360"/>
      </w:pPr>
      <w:rPr>
        <w:rFonts w:ascii="Wingdings" w:hAnsi="Wingdings" w:hint="default"/>
      </w:rPr>
    </w:lvl>
  </w:abstractNum>
  <w:abstractNum w:abstractNumId="4" w15:restartNumberingAfterBreak="0">
    <w:nsid w:val="58FF9212"/>
    <w:multiLevelType w:val="hybridMultilevel"/>
    <w:tmpl w:val="641C1F24"/>
    <w:lvl w:ilvl="0" w:tplc="03984822">
      <w:start w:val="1"/>
      <w:numFmt w:val="bullet"/>
      <w:lvlText w:val=""/>
      <w:lvlJc w:val="left"/>
      <w:pPr>
        <w:ind w:left="720" w:hanging="360"/>
      </w:pPr>
      <w:rPr>
        <w:rFonts w:ascii="Symbol" w:hAnsi="Symbol" w:hint="default"/>
      </w:rPr>
    </w:lvl>
    <w:lvl w:ilvl="1" w:tplc="CF1CE392">
      <w:start w:val="1"/>
      <w:numFmt w:val="bullet"/>
      <w:lvlText w:val="o"/>
      <w:lvlJc w:val="left"/>
      <w:pPr>
        <w:ind w:left="1440" w:hanging="360"/>
      </w:pPr>
      <w:rPr>
        <w:rFonts w:ascii="Courier New" w:hAnsi="Courier New" w:hint="default"/>
      </w:rPr>
    </w:lvl>
    <w:lvl w:ilvl="2" w:tplc="12F824D0">
      <w:start w:val="1"/>
      <w:numFmt w:val="bullet"/>
      <w:lvlText w:val=""/>
      <w:lvlJc w:val="left"/>
      <w:pPr>
        <w:ind w:left="2160" w:hanging="360"/>
      </w:pPr>
      <w:rPr>
        <w:rFonts w:ascii="Wingdings" w:hAnsi="Wingdings" w:hint="default"/>
      </w:rPr>
    </w:lvl>
    <w:lvl w:ilvl="3" w:tplc="C602F05E">
      <w:start w:val="1"/>
      <w:numFmt w:val="bullet"/>
      <w:lvlText w:val=""/>
      <w:lvlJc w:val="left"/>
      <w:pPr>
        <w:ind w:left="2880" w:hanging="360"/>
      </w:pPr>
      <w:rPr>
        <w:rFonts w:ascii="Symbol" w:hAnsi="Symbol" w:hint="default"/>
      </w:rPr>
    </w:lvl>
    <w:lvl w:ilvl="4" w:tplc="DAD49594">
      <w:start w:val="1"/>
      <w:numFmt w:val="bullet"/>
      <w:lvlText w:val="o"/>
      <w:lvlJc w:val="left"/>
      <w:pPr>
        <w:ind w:left="3600" w:hanging="360"/>
      </w:pPr>
      <w:rPr>
        <w:rFonts w:ascii="Courier New" w:hAnsi="Courier New" w:hint="default"/>
      </w:rPr>
    </w:lvl>
    <w:lvl w:ilvl="5" w:tplc="BD866B16">
      <w:start w:val="1"/>
      <w:numFmt w:val="bullet"/>
      <w:lvlText w:val=""/>
      <w:lvlJc w:val="left"/>
      <w:pPr>
        <w:ind w:left="4320" w:hanging="360"/>
      </w:pPr>
      <w:rPr>
        <w:rFonts w:ascii="Wingdings" w:hAnsi="Wingdings" w:hint="default"/>
      </w:rPr>
    </w:lvl>
    <w:lvl w:ilvl="6" w:tplc="AEA68B36">
      <w:start w:val="1"/>
      <w:numFmt w:val="bullet"/>
      <w:lvlText w:val=""/>
      <w:lvlJc w:val="left"/>
      <w:pPr>
        <w:ind w:left="5040" w:hanging="360"/>
      </w:pPr>
      <w:rPr>
        <w:rFonts w:ascii="Symbol" w:hAnsi="Symbol" w:hint="default"/>
      </w:rPr>
    </w:lvl>
    <w:lvl w:ilvl="7" w:tplc="1902E42E">
      <w:start w:val="1"/>
      <w:numFmt w:val="bullet"/>
      <w:lvlText w:val="o"/>
      <w:lvlJc w:val="left"/>
      <w:pPr>
        <w:ind w:left="5760" w:hanging="360"/>
      </w:pPr>
      <w:rPr>
        <w:rFonts w:ascii="Courier New" w:hAnsi="Courier New" w:hint="default"/>
      </w:rPr>
    </w:lvl>
    <w:lvl w:ilvl="8" w:tplc="3F701D02">
      <w:start w:val="1"/>
      <w:numFmt w:val="bullet"/>
      <w:lvlText w:val=""/>
      <w:lvlJc w:val="left"/>
      <w:pPr>
        <w:ind w:left="6480" w:hanging="360"/>
      </w:pPr>
      <w:rPr>
        <w:rFonts w:ascii="Wingdings" w:hAnsi="Wingdings" w:hint="default"/>
      </w:rPr>
    </w:lvl>
  </w:abstractNum>
  <w:abstractNum w:abstractNumId="5" w15:restartNumberingAfterBreak="0">
    <w:nsid w:val="5E524B9C"/>
    <w:multiLevelType w:val="hybridMultilevel"/>
    <w:tmpl w:val="68444E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66C9999F"/>
    <w:multiLevelType w:val="hybridMultilevel"/>
    <w:tmpl w:val="ABB4AD1C"/>
    <w:lvl w:ilvl="0" w:tplc="AFA4945A">
      <w:start w:val="1"/>
      <w:numFmt w:val="bullet"/>
      <w:lvlText w:val=""/>
      <w:lvlJc w:val="left"/>
      <w:pPr>
        <w:ind w:left="720" w:hanging="360"/>
      </w:pPr>
      <w:rPr>
        <w:rFonts w:ascii="Symbol" w:hAnsi="Symbol" w:hint="default"/>
      </w:rPr>
    </w:lvl>
    <w:lvl w:ilvl="1" w:tplc="E7EAA538">
      <w:start w:val="1"/>
      <w:numFmt w:val="lowerLetter"/>
      <w:lvlText w:val="%2."/>
      <w:lvlJc w:val="left"/>
      <w:pPr>
        <w:ind w:left="1440" w:hanging="360"/>
      </w:pPr>
    </w:lvl>
    <w:lvl w:ilvl="2" w:tplc="F2065BE2">
      <w:start w:val="1"/>
      <w:numFmt w:val="lowerRoman"/>
      <w:lvlText w:val="%3."/>
      <w:lvlJc w:val="right"/>
      <w:pPr>
        <w:ind w:left="2160" w:hanging="180"/>
      </w:pPr>
    </w:lvl>
    <w:lvl w:ilvl="3" w:tplc="65D86C96">
      <w:start w:val="1"/>
      <w:numFmt w:val="decimal"/>
      <w:lvlText w:val="%4."/>
      <w:lvlJc w:val="left"/>
      <w:pPr>
        <w:ind w:left="2880" w:hanging="360"/>
      </w:pPr>
    </w:lvl>
    <w:lvl w:ilvl="4" w:tplc="38EE7D9A">
      <w:start w:val="1"/>
      <w:numFmt w:val="lowerLetter"/>
      <w:lvlText w:val="%5."/>
      <w:lvlJc w:val="left"/>
      <w:pPr>
        <w:ind w:left="3600" w:hanging="360"/>
      </w:pPr>
    </w:lvl>
    <w:lvl w:ilvl="5" w:tplc="082A8C12">
      <w:start w:val="1"/>
      <w:numFmt w:val="lowerRoman"/>
      <w:lvlText w:val="%6."/>
      <w:lvlJc w:val="right"/>
      <w:pPr>
        <w:ind w:left="4320" w:hanging="180"/>
      </w:pPr>
    </w:lvl>
    <w:lvl w:ilvl="6" w:tplc="F3AA49EC">
      <w:start w:val="1"/>
      <w:numFmt w:val="decimal"/>
      <w:lvlText w:val="%7."/>
      <w:lvlJc w:val="left"/>
      <w:pPr>
        <w:ind w:left="5040" w:hanging="360"/>
      </w:pPr>
    </w:lvl>
    <w:lvl w:ilvl="7" w:tplc="77149D4A">
      <w:start w:val="1"/>
      <w:numFmt w:val="lowerLetter"/>
      <w:lvlText w:val="%8."/>
      <w:lvlJc w:val="left"/>
      <w:pPr>
        <w:ind w:left="5760" w:hanging="360"/>
      </w:pPr>
    </w:lvl>
    <w:lvl w:ilvl="8" w:tplc="9C9EE9B2">
      <w:start w:val="1"/>
      <w:numFmt w:val="lowerRoman"/>
      <w:lvlText w:val="%9."/>
      <w:lvlJc w:val="right"/>
      <w:pPr>
        <w:ind w:left="6480" w:hanging="180"/>
      </w:pPr>
    </w:lvl>
  </w:abstractNum>
  <w:abstractNum w:abstractNumId="7" w15:restartNumberingAfterBreak="0">
    <w:nsid w:val="799F81F3"/>
    <w:multiLevelType w:val="hybridMultilevel"/>
    <w:tmpl w:val="A64E9292"/>
    <w:lvl w:ilvl="0" w:tplc="5000A926">
      <w:start w:val="1"/>
      <w:numFmt w:val="bullet"/>
      <w:lvlText w:val=""/>
      <w:lvlJc w:val="left"/>
      <w:pPr>
        <w:ind w:left="720" w:hanging="360"/>
      </w:pPr>
      <w:rPr>
        <w:rFonts w:ascii="Symbol" w:hAnsi="Symbol" w:hint="default"/>
      </w:rPr>
    </w:lvl>
    <w:lvl w:ilvl="1" w:tplc="85A80DB4">
      <w:start w:val="1"/>
      <w:numFmt w:val="bullet"/>
      <w:lvlText w:val="o"/>
      <w:lvlJc w:val="left"/>
      <w:pPr>
        <w:ind w:left="1440" w:hanging="360"/>
      </w:pPr>
      <w:rPr>
        <w:rFonts w:ascii="Courier New" w:hAnsi="Courier New" w:hint="default"/>
      </w:rPr>
    </w:lvl>
    <w:lvl w:ilvl="2" w:tplc="15FA8B8C">
      <w:start w:val="1"/>
      <w:numFmt w:val="bullet"/>
      <w:lvlText w:val=""/>
      <w:lvlJc w:val="left"/>
      <w:pPr>
        <w:ind w:left="2160" w:hanging="360"/>
      </w:pPr>
      <w:rPr>
        <w:rFonts w:ascii="Wingdings" w:hAnsi="Wingdings" w:hint="default"/>
      </w:rPr>
    </w:lvl>
    <w:lvl w:ilvl="3" w:tplc="F1B06E76">
      <w:start w:val="1"/>
      <w:numFmt w:val="bullet"/>
      <w:lvlText w:val=""/>
      <w:lvlJc w:val="left"/>
      <w:pPr>
        <w:ind w:left="2880" w:hanging="360"/>
      </w:pPr>
      <w:rPr>
        <w:rFonts w:ascii="Symbol" w:hAnsi="Symbol" w:hint="default"/>
      </w:rPr>
    </w:lvl>
    <w:lvl w:ilvl="4" w:tplc="3A4AA8A2">
      <w:start w:val="1"/>
      <w:numFmt w:val="bullet"/>
      <w:lvlText w:val="o"/>
      <w:lvlJc w:val="left"/>
      <w:pPr>
        <w:ind w:left="3600" w:hanging="360"/>
      </w:pPr>
      <w:rPr>
        <w:rFonts w:ascii="Courier New" w:hAnsi="Courier New" w:hint="default"/>
      </w:rPr>
    </w:lvl>
    <w:lvl w:ilvl="5" w:tplc="C52CD8B2">
      <w:start w:val="1"/>
      <w:numFmt w:val="bullet"/>
      <w:lvlText w:val=""/>
      <w:lvlJc w:val="left"/>
      <w:pPr>
        <w:ind w:left="4320" w:hanging="360"/>
      </w:pPr>
      <w:rPr>
        <w:rFonts w:ascii="Wingdings" w:hAnsi="Wingdings" w:hint="default"/>
      </w:rPr>
    </w:lvl>
    <w:lvl w:ilvl="6" w:tplc="DCD8CADE">
      <w:start w:val="1"/>
      <w:numFmt w:val="bullet"/>
      <w:lvlText w:val=""/>
      <w:lvlJc w:val="left"/>
      <w:pPr>
        <w:ind w:left="5040" w:hanging="360"/>
      </w:pPr>
      <w:rPr>
        <w:rFonts w:ascii="Symbol" w:hAnsi="Symbol" w:hint="default"/>
      </w:rPr>
    </w:lvl>
    <w:lvl w:ilvl="7" w:tplc="45D44840">
      <w:start w:val="1"/>
      <w:numFmt w:val="bullet"/>
      <w:lvlText w:val="o"/>
      <w:lvlJc w:val="left"/>
      <w:pPr>
        <w:ind w:left="5760" w:hanging="360"/>
      </w:pPr>
      <w:rPr>
        <w:rFonts w:ascii="Courier New" w:hAnsi="Courier New" w:hint="default"/>
      </w:rPr>
    </w:lvl>
    <w:lvl w:ilvl="8" w:tplc="385470F6">
      <w:start w:val="1"/>
      <w:numFmt w:val="bullet"/>
      <w:lvlText w:val=""/>
      <w:lvlJc w:val="left"/>
      <w:pPr>
        <w:ind w:left="6480" w:hanging="360"/>
      </w:pPr>
      <w:rPr>
        <w:rFonts w:ascii="Wingdings" w:hAnsi="Wingdings" w:hint="default"/>
      </w:rPr>
    </w:lvl>
  </w:abstractNum>
  <w:abstractNum w:abstractNumId="8" w15:restartNumberingAfterBreak="0">
    <w:nsid w:val="7F81D9AA"/>
    <w:multiLevelType w:val="hybridMultilevel"/>
    <w:tmpl w:val="B456EFBC"/>
    <w:lvl w:ilvl="0" w:tplc="9CA28090">
      <w:start w:val="1"/>
      <w:numFmt w:val="bullet"/>
      <w:lvlText w:val="·"/>
      <w:lvlJc w:val="left"/>
      <w:pPr>
        <w:ind w:left="720" w:hanging="360"/>
      </w:pPr>
      <w:rPr>
        <w:rFonts w:ascii="Symbol" w:hAnsi="Symbol" w:hint="default"/>
      </w:rPr>
    </w:lvl>
    <w:lvl w:ilvl="1" w:tplc="B13859A6">
      <w:start w:val="1"/>
      <w:numFmt w:val="bullet"/>
      <w:lvlText w:val="o"/>
      <w:lvlJc w:val="left"/>
      <w:pPr>
        <w:ind w:left="1440" w:hanging="360"/>
      </w:pPr>
      <w:rPr>
        <w:rFonts w:ascii="Courier New" w:hAnsi="Courier New" w:hint="default"/>
      </w:rPr>
    </w:lvl>
    <w:lvl w:ilvl="2" w:tplc="A880B0CA">
      <w:start w:val="1"/>
      <w:numFmt w:val="bullet"/>
      <w:lvlText w:val=""/>
      <w:lvlJc w:val="left"/>
      <w:pPr>
        <w:ind w:left="2160" w:hanging="360"/>
      </w:pPr>
      <w:rPr>
        <w:rFonts w:ascii="Wingdings" w:hAnsi="Wingdings" w:hint="default"/>
      </w:rPr>
    </w:lvl>
    <w:lvl w:ilvl="3" w:tplc="EBA23B4E">
      <w:start w:val="1"/>
      <w:numFmt w:val="bullet"/>
      <w:lvlText w:val=""/>
      <w:lvlJc w:val="left"/>
      <w:pPr>
        <w:ind w:left="2880" w:hanging="360"/>
      </w:pPr>
      <w:rPr>
        <w:rFonts w:ascii="Symbol" w:hAnsi="Symbol" w:hint="default"/>
      </w:rPr>
    </w:lvl>
    <w:lvl w:ilvl="4" w:tplc="82D460C8">
      <w:start w:val="1"/>
      <w:numFmt w:val="bullet"/>
      <w:lvlText w:val="o"/>
      <w:lvlJc w:val="left"/>
      <w:pPr>
        <w:ind w:left="3600" w:hanging="360"/>
      </w:pPr>
      <w:rPr>
        <w:rFonts w:ascii="Courier New" w:hAnsi="Courier New" w:hint="default"/>
      </w:rPr>
    </w:lvl>
    <w:lvl w:ilvl="5" w:tplc="4FCC9CBA">
      <w:start w:val="1"/>
      <w:numFmt w:val="bullet"/>
      <w:lvlText w:val=""/>
      <w:lvlJc w:val="left"/>
      <w:pPr>
        <w:ind w:left="4320" w:hanging="360"/>
      </w:pPr>
      <w:rPr>
        <w:rFonts w:ascii="Wingdings" w:hAnsi="Wingdings" w:hint="default"/>
      </w:rPr>
    </w:lvl>
    <w:lvl w:ilvl="6" w:tplc="0A64DAB8">
      <w:start w:val="1"/>
      <w:numFmt w:val="bullet"/>
      <w:lvlText w:val=""/>
      <w:lvlJc w:val="left"/>
      <w:pPr>
        <w:ind w:left="5040" w:hanging="360"/>
      </w:pPr>
      <w:rPr>
        <w:rFonts w:ascii="Symbol" w:hAnsi="Symbol" w:hint="default"/>
      </w:rPr>
    </w:lvl>
    <w:lvl w:ilvl="7" w:tplc="7A0ED70E">
      <w:start w:val="1"/>
      <w:numFmt w:val="bullet"/>
      <w:lvlText w:val="o"/>
      <w:lvlJc w:val="left"/>
      <w:pPr>
        <w:ind w:left="5760" w:hanging="360"/>
      </w:pPr>
      <w:rPr>
        <w:rFonts w:ascii="Courier New" w:hAnsi="Courier New" w:hint="default"/>
      </w:rPr>
    </w:lvl>
    <w:lvl w:ilvl="8" w:tplc="B3A42E7C">
      <w:start w:val="1"/>
      <w:numFmt w:val="bullet"/>
      <w:lvlText w:val=""/>
      <w:lvlJc w:val="left"/>
      <w:pPr>
        <w:ind w:left="6480" w:hanging="360"/>
      </w:pPr>
      <w:rPr>
        <w:rFonts w:ascii="Wingdings" w:hAnsi="Wingdings" w:hint="default"/>
      </w:rPr>
    </w:lvl>
  </w:abstractNum>
  <w:num w:numId="1" w16cid:durableId="86581654">
    <w:abstractNumId w:val="0"/>
  </w:num>
  <w:num w:numId="2" w16cid:durableId="1115520919">
    <w:abstractNumId w:val="4"/>
  </w:num>
  <w:num w:numId="3" w16cid:durableId="1075276566">
    <w:abstractNumId w:val="7"/>
  </w:num>
  <w:num w:numId="4" w16cid:durableId="719062986">
    <w:abstractNumId w:val="6"/>
  </w:num>
  <w:num w:numId="5" w16cid:durableId="123741374">
    <w:abstractNumId w:val="2"/>
  </w:num>
  <w:num w:numId="6" w16cid:durableId="1105149718">
    <w:abstractNumId w:val="8"/>
  </w:num>
  <w:num w:numId="7" w16cid:durableId="1290746318">
    <w:abstractNumId w:val="3"/>
  </w:num>
  <w:num w:numId="8" w16cid:durableId="581767293">
    <w:abstractNumId w:val="1"/>
  </w:num>
  <w:num w:numId="9" w16cid:durableId="1796679104">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321ABB5"/>
    <w:rsid w:val="0000184B"/>
    <w:rsid w:val="00015FDA"/>
    <w:rsid w:val="000316C8"/>
    <w:rsid w:val="000D1ED9"/>
    <w:rsid w:val="000F0029"/>
    <w:rsid w:val="001117FB"/>
    <w:rsid w:val="00117E2E"/>
    <w:rsid w:val="00130543"/>
    <w:rsid w:val="0013662B"/>
    <w:rsid w:val="00161089"/>
    <w:rsid w:val="001B2FE7"/>
    <w:rsid w:val="001B4192"/>
    <w:rsid w:val="001C0530"/>
    <w:rsid w:val="001E32AE"/>
    <w:rsid w:val="001F158A"/>
    <w:rsid w:val="00253C11"/>
    <w:rsid w:val="002F2694"/>
    <w:rsid w:val="00321E3B"/>
    <w:rsid w:val="0032248E"/>
    <w:rsid w:val="00337532"/>
    <w:rsid w:val="00357A30"/>
    <w:rsid w:val="00376B72"/>
    <w:rsid w:val="00387E7D"/>
    <w:rsid w:val="003A4075"/>
    <w:rsid w:val="003A5CD5"/>
    <w:rsid w:val="003D14ED"/>
    <w:rsid w:val="003D6740"/>
    <w:rsid w:val="003E0F48"/>
    <w:rsid w:val="003F4E62"/>
    <w:rsid w:val="00453323"/>
    <w:rsid w:val="004876AA"/>
    <w:rsid w:val="004A1CA6"/>
    <w:rsid w:val="004A2E7C"/>
    <w:rsid w:val="004A53DA"/>
    <w:rsid w:val="005133CB"/>
    <w:rsid w:val="0054376B"/>
    <w:rsid w:val="00580249"/>
    <w:rsid w:val="005A163D"/>
    <w:rsid w:val="005A2B93"/>
    <w:rsid w:val="005C7454"/>
    <w:rsid w:val="005C7F7F"/>
    <w:rsid w:val="00624955"/>
    <w:rsid w:val="00646CB3"/>
    <w:rsid w:val="006A2918"/>
    <w:rsid w:val="006A7286"/>
    <w:rsid w:val="006C4BED"/>
    <w:rsid w:val="006F093F"/>
    <w:rsid w:val="006F0F1B"/>
    <w:rsid w:val="006F6CBB"/>
    <w:rsid w:val="00725348"/>
    <w:rsid w:val="0073040A"/>
    <w:rsid w:val="007507B8"/>
    <w:rsid w:val="0078054B"/>
    <w:rsid w:val="00782488"/>
    <w:rsid w:val="00790125"/>
    <w:rsid w:val="00792B11"/>
    <w:rsid w:val="007A5C13"/>
    <w:rsid w:val="007C3E5E"/>
    <w:rsid w:val="007F7897"/>
    <w:rsid w:val="008265C3"/>
    <w:rsid w:val="00830F05"/>
    <w:rsid w:val="008366FE"/>
    <w:rsid w:val="0084329B"/>
    <w:rsid w:val="00864661"/>
    <w:rsid w:val="008722E5"/>
    <w:rsid w:val="00873A98"/>
    <w:rsid w:val="00876645"/>
    <w:rsid w:val="008812F4"/>
    <w:rsid w:val="00884B12"/>
    <w:rsid w:val="0089D3AA"/>
    <w:rsid w:val="008A0586"/>
    <w:rsid w:val="008C1B8A"/>
    <w:rsid w:val="0095405F"/>
    <w:rsid w:val="00963BF6"/>
    <w:rsid w:val="0097585B"/>
    <w:rsid w:val="00976CB8"/>
    <w:rsid w:val="0099596E"/>
    <w:rsid w:val="009D503C"/>
    <w:rsid w:val="00A06156"/>
    <w:rsid w:val="00A8161E"/>
    <w:rsid w:val="00AA154B"/>
    <w:rsid w:val="00AA2B76"/>
    <w:rsid w:val="00B34DEF"/>
    <w:rsid w:val="00B46E27"/>
    <w:rsid w:val="00B56E16"/>
    <w:rsid w:val="00B60CED"/>
    <w:rsid w:val="00B60D54"/>
    <w:rsid w:val="00B75E11"/>
    <w:rsid w:val="00BC06AD"/>
    <w:rsid w:val="00BC517A"/>
    <w:rsid w:val="00C20236"/>
    <w:rsid w:val="00C26E93"/>
    <w:rsid w:val="00C33402"/>
    <w:rsid w:val="00C50B3C"/>
    <w:rsid w:val="00C71073"/>
    <w:rsid w:val="00C95A7B"/>
    <w:rsid w:val="00CA2FFF"/>
    <w:rsid w:val="00CB34D3"/>
    <w:rsid w:val="00CB5DC1"/>
    <w:rsid w:val="00CC2B4F"/>
    <w:rsid w:val="00CE162D"/>
    <w:rsid w:val="00D32B5F"/>
    <w:rsid w:val="00D35755"/>
    <w:rsid w:val="00D5250C"/>
    <w:rsid w:val="00D8697B"/>
    <w:rsid w:val="00D87823"/>
    <w:rsid w:val="00DD428E"/>
    <w:rsid w:val="00DD6366"/>
    <w:rsid w:val="00DF1324"/>
    <w:rsid w:val="00E16398"/>
    <w:rsid w:val="00E16EDE"/>
    <w:rsid w:val="00E33E40"/>
    <w:rsid w:val="00E44029"/>
    <w:rsid w:val="00E55E6A"/>
    <w:rsid w:val="00E646A6"/>
    <w:rsid w:val="00E70DA4"/>
    <w:rsid w:val="00E70F9C"/>
    <w:rsid w:val="00E82E8A"/>
    <w:rsid w:val="00EB0926"/>
    <w:rsid w:val="00EB1B9F"/>
    <w:rsid w:val="00EF61E5"/>
    <w:rsid w:val="00F01514"/>
    <w:rsid w:val="00F23DFB"/>
    <w:rsid w:val="00F75550"/>
    <w:rsid w:val="00F77605"/>
    <w:rsid w:val="00F84158"/>
    <w:rsid w:val="00FB66BE"/>
    <w:rsid w:val="00FF20D8"/>
    <w:rsid w:val="00FF4E6C"/>
    <w:rsid w:val="00FF6345"/>
    <w:rsid w:val="0132F430"/>
    <w:rsid w:val="016935E4"/>
    <w:rsid w:val="017D29B8"/>
    <w:rsid w:val="01F2A9AB"/>
    <w:rsid w:val="0202AA85"/>
    <w:rsid w:val="0210CCA2"/>
    <w:rsid w:val="0350B01F"/>
    <w:rsid w:val="03904A39"/>
    <w:rsid w:val="04CFBB15"/>
    <w:rsid w:val="05993AC9"/>
    <w:rsid w:val="059C0820"/>
    <w:rsid w:val="0651D016"/>
    <w:rsid w:val="06C60D11"/>
    <w:rsid w:val="06ED2DC8"/>
    <w:rsid w:val="07684D3F"/>
    <w:rsid w:val="08242142"/>
    <w:rsid w:val="0831EC03"/>
    <w:rsid w:val="085478C3"/>
    <w:rsid w:val="08755330"/>
    <w:rsid w:val="08950393"/>
    <w:rsid w:val="09E507D4"/>
    <w:rsid w:val="0A2F3284"/>
    <w:rsid w:val="0AA191B8"/>
    <w:rsid w:val="0B46429C"/>
    <w:rsid w:val="0C647D0D"/>
    <w:rsid w:val="0CAC68CF"/>
    <w:rsid w:val="0D4FACA8"/>
    <w:rsid w:val="0DAF79E4"/>
    <w:rsid w:val="0DE88149"/>
    <w:rsid w:val="0EB80A2C"/>
    <w:rsid w:val="0EC5562A"/>
    <w:rsid w:val="0F54BAC1"/>
    <w:rsid w:val="0F591BDD"/>
    <w:rsid w:val="0FED6EF9"/>
    <w:rsid w:val="1024D775"/>
    <w:rsid w:val="10BD86F3"/>
    <w:rsid w:val="1116B67B"/>
    <w:rsid w:val="113238B3"/>
    <w:rsid w:val="11444D5A"/>
    <w:rsid w:val="115C7F36"/>
    <w:rsid w:val="11811CFF"/>
    <w:rsid w:val="11BA6029"/>
    <w:rsid w:val="11C859D3"/>
    <w:rsid w:val="11CB0388"/>
    <w:rsid w:val="11CE89ED"/>
    <w:rsid w:val="12D7EED8"/>
    <w:rsid w:val="13108E53"/>
    <w:rsid w:val="13DB7C7E"/>
    <w:rsid w:val="13E9F222"/>
    <w:rsid w:val="13F15004"/>
    <w:rsid w:val="1428B310"/>
    <w:rsid w:val="14AF6E32"/>
    <w:rsid w:val="1513B2CE"/>
    <w:rsid w:val="165C7FA8"/>
    <w:rsid w:val="16A9ABAD"/>
    <w:rsid w:val="16E85351"/>
    <w:rsid w:val="17678D1A"/>
    <w:rsid w:val="186BE084"/>
    <w:rsid w:val="18DC74F7"/>
    <w:rsid w:val="1916B670"/>
    <w:rsid w:val="191E3BF6"/>
    <w:rsid w:val="1996E625"/>
    <w:rsid w:val="1A48A624"/>
    <w:rsid w:val="1A756D02"/>
    <w:rsid w:val="1AC72C33"/>
    <w:rsid w:val="1ADC424E"/>
    <w:rsid w:val="1B0E0405"/>
    <w:rsid w:val="1B3DF7E0"/>
    <w:rsid w:val="1B584C9C"/>
    <w:rsid w:val="1B5EA403"/>
    <w:rsid w:val="1B79D354"/>
    <w:rsid w:val="1C0E1EEE"/>
    <w:rsid w:val="1C35E7CE"/>
    <w:rsid w:val="1C95C4D1"/>
    <w:rsid w:val="1CD3992B"/>
    <w:rsid w:val="1DD30ECB"/>
    <w:rsid w:val="1DE7C07A"/>
    <w:rsid w:val="1E50108F"/>
    <w:rsid w:val="1E844D81"/>
    <w:rsid w:val="1E87E257"/>
    <w:rsid w:val="1EF5EB99"/>
    <w:rsid w:val="1F1C8A26"/>
    <w:rsid w:val="1F96499C"/>
    <w:rsid w:val="2021A53F"/>
    <w:rsid w:val="20620EDC"/>
    <w:rsid w:val="21077F71"/>
    <w:rsid w:val="2138B1AC"/>
    <w:rsid w:val="21B29392"/>
    <w:rsid w:val="224185EA"/>
    <w:rsid w:val="22635A1E"/>
    <w:rsid w:val="22FDD9B8"/>
    <w:rsid w:val="233D02FF"/>
    <w:rsid w:val="23BD0EF6"/>
    <w:rsid w:val="2403D220"/>
    <w:rsid w:val="2427F55D"/>
    <w:rsid w:val="242EF678"/>
    <w:rsid w:val="24767A76"/>
    <w:rsid w:val="25709904"/>
    <w:rsid w:val="259D2976"/>
    <w:rsid w:val="2600941B"/>
    <w:rsid w:val="260CA512"/>
    <w:rsid w:val="27A3B31C"/>
    <w:rsid w:val="2805C255"/>
    <w:rsid w:val="297004A5"/>
    <w:rsid w:val="29C02A69"/>
    <w:rsid w:val="29EF61C8"/>
    <w:rsid w:val="2A92EEAD"/>
    <w:rsid w:val="2AC789EC"/>
    <w:rsid w:val="2B62427E"/>
    <w:rsid w:val="2BC31BBE"/>
    <w:rsid w:val="2BCE7568"/>
    <w:rsid w:val="2BEF8A5D"/>
    <w:rsid w:val="2C0BA91A"/>
    <w:rsid w:val="2C0C32D5"/>
    <w:rsid w:val="2C614368"/>
    <w:rsid w:val="2C63AE68"/>
    <w:rsid w:val="2CBD47D6"/>
    <w:rsid w:val="2D0A4DF0"/>
    <w:rsid w:val="2DB46ADB"/>
    <w:rsid w:val="2DC3D39E"/>
    <w:rsid w:val="2DECF03D"/>
    <w:rsid w:val="2E31BC08"/>
    <w:rsid w:val="2E4D9AE4"/>
    <w:rsid w:val="2EACDF55"/>
    <w:rsid w:val="2EB4DEBD"/>
    <w:rsid w:val="2F66CC39"/>
    <w:rsid w:val="2F90BA01"/>
    <w:rsid w:val="2FD5BBBD"/>
    <w:rsid w:val="2FDA1C73"/>
    <w:rsid w:val="2FE07020"/>
    <w:rsid w:val="2FE8A2BA"/>
    <w:rsid w:val="3014DBC8"/>
    <w:rsid w:val="30E707C3"/>
    <w:rsid w:val="311B6D9D"/>
    <w:rsid w:val="313C3BEA"/>
    <w:rsid w:val="31CBA0CE"/>
    <w:rsid w:val="3230C9AB"/>
    <w:rsid w:val="327CE2DC"/>
    <w:rsid w:val="32BF3A0C"/>
    <w:rsid w:val="330BDF72"/>
    <w:rsid w:val="331C13FA"/>
    <w:rsid w:val="333AACBA"/>
    <w:rsid w:val="341D1EDF"/>
    <w:rsid w:val="342AF93A"/>
    <w:rsid w:val="3460172E"/>
    <w:rsid w:val="3477B67F"/>
    <w:rsid w:val="357FFE38"/>
    <w:rsid w:val="35A35CE3"/>
    <w:rsid w:val="35FA57F1"/>
    <w:rsid w:val="370C8C00"/>
    <w:rsid w:val="3716DCA0"/>
    <w:rsid w:val="376A7F38"/>
    <w:rsid w:val="379831F4"/>
    <w:rsid w:val="3819DFCA"/>
    <w:rsid w:val="385E9AAD"/>
    <w:rsid w:val="3A1642E0"/>
    <w:rsid w:val="3A327BF3"/>
    <w:rsid w:val="3A5D7521"/>
    <w:rsid w:val="3B7ABB95"/>
    <w:rsid w:val="3B8F164B"/>
    <w:rsid w:val="3BC84B6A"/>
    <w:rsid w:val="3C181D8C"/>
    <w:rsid w:val="3C590827"/>
    <w:rsid w:val="3E20D86A"/>
    <w:rsid w:val="3E279898"/>
    <w:rsid w:val="3E489A64"/>
    <w:rsid w:val="3E58B943"/>
    <w:rsid w:val="3EA319BE"/>
    <w:rsid w:val="3EAE2225"/>
    <w:rsid w:val="3F046AD0"/>
    <w:rsid w:val="3F815668"/>
    <w:rsid w:val="3FC92701"/>
    <w:rsid w:val="401163E8"/>
    <w:rsid w:val="40286978"/>
    <w:rsid w:val="407B3C78"/>
    <w:rsid w:val="40A8958D"/>
    <w:rsid w:val="40B0C79F"/>
    <w:rsid w:val="417BB8A1"/>
    <w:rsid w:val="41C7D667"/>
    <w:rsid w:val="424148C6"/>
    <w:rsid w:val="427FD391"/>
    <w:rsid w:val="429AF42C"/>
    <w:rsid w:val="42B2D7B1"/>
    <w:rsid w:val="42E600E5"/>
    <w:rsid w:val="42FE5DA5"/>
    <w:rsid w:val="42FFD113"/>
    <w:rsid w:val="43094EA5"/>
    <w:rsid w:val="436BA8FE"/>
    <w:rsid w:val="436D6FE8"/>
    <w:rsid w:val="43BEB396"/>
    <w:rsid w:val="43FA291E"/>
    <w:rsid w:val="43FAE919"/>
    <w:rsid w:val="44F912C6"/>
    <w:rsid w:val="45A92DD9"/>
    <w:rsid w:val="45FD1E18"/>
    <w:rsid w:val="46734D49"/>
    <w:rsid w:val="46A349C0"/>
    <w:rsid w:val="473E23F3"/>
    <w:rsid w:val="474BB238"/>
    <w:rsid w:val="475344B4"/>
    <w:rsid w:val="478C2441"/>
    <w:rsid w:val="47F1BFBC"/>
    <w:rsid w:val="4873F79E"/>
    <w:rsid w:val="489224B9"/>
    <w:rsid w:val="489FBEEF"/>
    <w:rsid w:val="4A2D1866"/>
    <w:rsid w:val="4A8A32EF"/>
    <w:rsid w:val="4A998C9E"/>
    <w:rsid w:val="4B3ED35C"/>
    <w:rsid w:val="4C127790"/>
    <w:rsid w:val="4C31C420"/>
    <w:rsid w:val="4C47FE46"/>
    <w:rsid w:val="4D31C360"/>
    <w:rsid w:val="4D47D89B"/>
    <w:rsid w:val="4D7E395B"/>
    <w:rsid w:val="4DC7E30D"/>
    <w:rsid w:val="4DEEC93F"/>
    <w:rsid w:val="4E0A559C"/>
    <w:rsid w:val="501AFB90"/>
    <w:rsid w:val="50315EB3"/>
    <w:rsid w:val="5067B014"/>
    <w:rsid w:val="50C65093"/>
    <w:rsid w:val="50E05285"/>
    <w:rsid w:val="51C142A2"/>
    <w:rsid w:val="52AC15C5"/>
    <w:rsid w:val="5321ABB5"/>
    <w:rsid w:val="535EDACE"/>
    <w:rsid w:val="53828017"/>
    <w:rsid w:val="53C9F778"/>
    <w:rsid w:val="53E5361D"/>
    <w:rsid w:val="544B7404"/>
    <w:rsid w:val="54758266"/>
    <w:rsid w:val="5479574D"/>
    <w:rsid w:val="547DFA44"/>
    <w:rsid w:val="54B7ED53"/>
    <w:rsid w:val="55281A65"/>
    <w:rsid w:val="556952AE"/>
    <w:rsid w:val="55CF910B"/>
    <w:rsid w:val="5601E466"/>
    <w:rsid w:val="561C3F05"/>
    <w:rsid w:val="564D959F"/>
    <w:rsid w:val="56D7FAC2"/>
    <w:rsid w:val="56FE8A39"/>
    <w:rsid w:val="57426D81"/>
    <w:rsid w:val="57FA4A31"/>
    <w:rsid w:val="5809BB50"/>
    <w:rsid w:val="58196372"/>
    <w:rsid w:val="582477C8"/>
    <w:rsid w:val="583F783A"/>
    <w:rsid w:val="58ABD553"/>
    <w:rsid w:val="59B2DDF0"/>
    <w:rsid w:val="59C2487F"/>
    <w:rsid w:val="5A1555F5"/>
    <w:rsid w:val="5A42B15A"/>
    <w:rsid w:val="5AD7584D"/>
    <w:rsid w:val="5B0D6074"/>
    <w:rsid w:val="5B8E013C"/>
    <w:rsid w:val="5CC650DD"/>
    <w:rsid w:val="5CCA5F84"/>
    <w:rsid w:val="5E5AF925"/>
    <w:rsid w:val="5E9620E1"/>
    <w:rsid w:val="5EBE2068"/>
    <w:rsid w:val="5EE78D90"/>
    <w:rsid w:val="609B5D34"/>
    <w:rsid w:val="610712EF"/>
    <w:rsid w:val="6254374D"/>
    <w:rsid w:val="62C68B28"/>
    <w:rsid w:val="637C1AE1"/>
    <w:rsid w:val="638BC1EB"/>
    <w:rsid w:val="63B40A43"/>
    <w:rsid w:val="64358566"/>
    <w:rsid w:val="6481CDA8"/>
    <w:rsid w:val="6501541B"/>
    <w:rsid w:val="650D32F6"/>
    <w:rsid w:val="65946B07"/>
    <w:rsid w:val="661C2EAA"/>
    <w:rsid w:val="667C86BC"/>
    <w:rsid w:val="66D8634A"/>
    <w:rsid w:val="67BCFB53"/>
    <w:rsid w:val="67F9536D"/>
    <w:rsid w:val="68317F7A"/>
    <w:rsid w:val="6858CAB6"/>
    <w:rsid w:val="68ED0248"/>
    <w:rsid w:val="696CAEF7"/>
    <w:rsid w:val="6A0E5EE0"/>
    <w:rsid w:val="6A46A46C"/>
    <w:rsid w:val="6A78C0B5"/>
    <w:rsid w:val="6A8B59D1"/>
    <w:rsid w:val="6AA38E51"/>
    <w:rsid w:val="6AC3DDF5"/>
    <w:rsid w:val="6C0626F1"/>
    <w:rsid w:val="6C0E6BDD"/>
    <w:rsid w:val="6C32A966"/>
    <w:rsid w:val="6C56FDE1"/>
    <w:rsid w:val="6CA55E14"/>
    <w:rsid w:val="6CAB477E"/>
    <w:rsid w:val="6D2D1D7F"/>
    <w:rsid w:val="6D9048BB"/>
    <w:rsid w:val="6DCD9439"/>
    <w:rsid w:val="6DEB77EA"/>
    <w:rsid w:val="6E14CDFA"/>
    <w:rsid w:val="6E217D6B"/>
    <w:rsid w:val="6EEB6C4A"/>
    <w:rsid w:val="6FDF5D01"/>
    <w:rsid w:val="70131BF1"/>
    <w:rsid w:val="702BA85C"/>
    <w:rsid w:val="70639B9F"/>
    <w:rsid w:val="70E3430D"/>
    <w:rsid w:val="71D2A9DE"/>
    <w:rsid w:val="7205C547"/>
    <w:rsid w:val="72389D85"/>
    <w:rsid w:val="732BFCAF"/>
    <w:rsid w:val="7331019A"/>
    <w:rsid w:val="7385A8EF"/>
    <w:rsid w:val="74100B36"/>
    <w:rsid w:val="749E0831"/>
    <w:rsid w:val="74FDB0F4"/>
    <w:rsid w:val="7516CBB0"/>
    <w:rsid w:val="7556B121"/>
    <w:rsid w:val="75898F5B"/>
    <w:rsid w:val="7643FD6A"/>
    <w:rsid w:val="7688045D"/>
    <w:rsid w:val="76BBACF4"/>
    <w:rsid w:val="77A3379F"/>
    <w:rsid w:val="77AE8FE2"/>
    <w:rsid w:val="77C3F95A"/>
    <w:rsid w:val="7841101A"/>
    <w:rsid w:val="7874D397"/>
    <w:rsid w:val="787FC349"/>
    <w:rsid w:val="788D1995"/>
    <w:rsid w:val="79085F19"/>
    <w:rsid w:val="79A4A2EA"/>
    <w:rsid w:val="79E755C7"/>
    <w:rsid w:val="7B2114CF"/>
    <w:rsid w:val="7B7DB725"/>
    <w:rsid w:val="7B8975B1"/>
    <w:rsid w:val="7BAE9DC8"/>
    <w:rsid w:val="7BC37ECA"/>
    <w:rsid w:val="7DFEB85C"/>
    <w:rsid w:val="7E9E53E3"/>
    <w:rsid w:val="7EA49111"/>
    <w:rsid w:val="7F215BED"/>
    <w:rsid w:val="7F82F699"/>
    <w:rsid w:val="7FA3D6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21ABB5"/>
  <w15:chartTrackingRefBased/>
  <w15:docId w15:val="{F5BDB919-AFCF-42A7-B33C-5FE1A9848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963B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customStyle="1" w:styleId="Ttulo1Car">
    <w:name w:val="Título 1 Car"/>
    <w:basedOn w:val="Fuentedeprrafopredeter"/>
    <w:link w:val="Ttulo1"/>
    <w:uiPriority w:val="9"/>
    <w:rPr>
      <w:rFonts w:asciiTheme="majorHAnsi" w:eastAsiaTheme="majorEastAsia" w:hAnsiTheme="majorHAnsi" w:cstheme="majorBidi"/>
      <w:color w:val="2F5496" w:themeColor="accent1" w:themeShade="BF"/>
      <w:sz w:val="32"/>
      <w:szCs w:val="32"/>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pPr>
      <w:ind w:left="720"/>
      <w:contextualSpacing/>
    </w:pPr>
  </w:style>
  <w:style w:type="character" w:customStyle="1" w:styleId="Ttulo2Car">
    <w:name w:val="Título 2 Car"/>
    <w:basedOn w:val="Fuentedeprrafopredeter"/>
    <w:link w:val="Ttulo2"/>
    <w:uiPriority w:val="9"/>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rsid w:val="008722E5"/>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8722E5"/>
  </w:style>
  <w:style w:type="paragraph" w:styleId="Piedepgina">
    <w:name w:val="footer"/>
    <w:basedOn w:val="Normal"/>
    <w:link w:val="PiedepginaCar"/>
    <w:uiPriority w:val="99"/>
    <w:unhideWhenUsed/>
    <w:rsid w:val="008722E5"/>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8722E5"/>
  </w:style>
  <w:style w:type="paragraph" w:customStyle="1" w:styleId="paragraph">
    <w:name w:val="paragraph"/>
    <w:basedOn w:val="Normal"/>
    <w:rsid w:val="0016108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eop">
    <w:name w:val="eop"/>
    <w:basedOn w:val="Fuentedeprrafopredeter"/>
    <w:rsid w:val="00161089"/>
  </w:style>
  <w:style w:type="character" w:customStyle="1" w:styleId="normaltextrun">
    <w:name w:val="normaltextrun"/>
    <w:basedOn w:val="Fuentedeprrafopredeter"/>
    <w:rsid w:val="00161089"/>
  </w:style>
  <w:style w:type="character" w:styleId="Mencinsinresolver">
    <w:name w:val="Unresolved Mention"/>
    <w:basedOn w:val="Fuentedeprrafopredeter"/>
    <w:uiPriority w:val="99"/>
    <w:semiHidden/>
    <w:unhideWhenUsed/>
    <w:rsid w:val="001E32AE"/>
    <w:rPr>
      <w:color w:val="605E5C"/>
      <w:shd w:val="clear" w:color="auto" w:fill="E1DFDD"/>
    </w:rPr>
  </w:style>
  <w:style w:type="character" w:customStyle="1" w:styleId="Ttulo3Car">
    <w:name w:val="Título 3 Car"/>
    <w:basedOn w:val="Fuentedeprrafopredeter"/>
    <w:link w:val="Ttulo3"/>
    <w:uiPriority w:val="9"/>
    <w:semiHidden/>
    <w:rsid w:val="00963BF6"/>
    <w:rPr>
      <w:rFonts w:asciiTheme="majorHAnsi" w:eastAsiaTheme="majorEastAsia" w:hAnsiTheme="majorHAnsi" w:cstheme="majorBidi"/>
      <w:color w:val="1F3763" w:themeColor="accent1" w:themeShade="7F"/>
      <w:sz w:val="24"/>
      <w:szCs w:val="24"/>
    </w:rPr>
  </w:style>
  <w:style w:type="table" w:styleId="Tablaconcuadrcula1clara">
    <w:name w:val="Grid Table 1 Light"/>
    <w:basedOn w:val="Tablanormal"/>
    <w:uiPriority w:val="46"/>
    <w:rsid w:val="008812F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digoHTML">
    <w:name w:val="HTML Code"/>
    <w:basedOn w:val="Fuentedeprrafopredeter"/>
    <w:uiPriority w:val="99"/>
    <w:semiHidden/>
    <w:unhideWhenUsed/>
    <w:rsid w:val="0095405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210360">
      <w:bodyDiv w:val="1"/>
      <w:marLeft w:val="0"/>
      <w:marRight w:val="0"/>
      <w:marTop w:val="0"/>
      <w:marBottom w:val="0"/>
      <w:divBdr>
        <w:top w:val="none" w:sz="0" w:space="0" w:color="auto"/>
        <w:left w:val="none" w:sz="0" w:space="0" w:color="auto"/>
        <w:bottom w:val="none" w:sz="0" w:space="0" w:color="auto"/>
        <w:right w:val="none" w:sz="0" w:space="0" w:color="auto"/>
      </w:divBdr>
      <w:divsChild>
        <w:div w:id="234242136">
          <w:marLeft w:val="0"/>
          <w:marRight w:val="0"/>
          <w:marTop w:val="0"/>
          <w:marBottom w:val="0"/>
          <w:divBdr>
            <w:top w:val="none" w:sz="0" w:space="0" w:color="auto"/>
            <w:left w:val="none" w:sz="0" w:space="0" w:color="auto"/>
            <w:bottom w:val="none" w:sz="0" w:space="0" w:color="auto"/>
            <w:right w:val="none" w:sz="0" w:space="0" w:color="auto"/>
          </w:divBdr>
        </w:div>
        <w:div w:id="165436730">
          <w:marLeft w:val="0"/>
          <w:marRight w:val="0"/>
          <w:marTop w:val="0"/>
          <w:marBottom w:val="0"/>
          <w:divBdr>
            <w:top w:val="none" w:sz="0" w:space="0" w:color="auto"/>
            <w:left w:val="none" w:sz="0" w:space="0" w:color="auto"/>
            <w:bottom w:val="none" w:sz="0" w:space="0" w:color="auto"/>
            <w:right w:val="none" w:sz="0" w:space="0" w:color="auto"/>
          </w:divBdr>
        </w:div>
        <w:div w:id="432870942">
          <w:marLeft w:val="0"/>
          <w:marRight w:val="0"/>
          <w:marTop w:val="0"/>
          <w:marBottom w:val="0"/>
          <w:divBdr>
            <w:top w:val="none" w:sz="0" w:space="0" w:color="auto"/>
            <w:left w:val="none" w:sz="0" w:space="0" w:color="auto"/>
            <w:bottom w:val="none" w:sz="0" w:space="0" w:color="auto"/>
            <w:right w:val="none" w:sz="0" w:space="0" w:color="auto"/>
          </w:divBdr>
        </w:div>
        <w:div w:id="205023180">
          <w:marLeft w:val="0"/>
          <w:marRight w:val="0"/>
          <w:marTop w:val="0"/>
          <w:marBottom w:val="0"/>
          <w:divBdr>
            <w:top w:val="none" w:sz="0" w:space="0" w:color="auto"/>
            <w:left w:val="none" w:sz="0" w:space="0" w:color="auto"/>
            <w:bottom w:val="none" w:sz="0" w:space="0" w:color="auto"/>
            <w:right w:val="none" w:sz="0" w:space="0" w:color="auto"/>
          </w:divBdr>
        </w:div>
        <w:div w:id="304819606">
          <w:marLeft w:val="0"/>
          <w:marRight w:val="0"/>
          <w:marTop w:val="0"/>
          <w:marBottom w:val="0"/>
          <w:divBdr>
            <w:top w:val="none" w:sz="0" w:space="0" w:color="auto"/>
            <w:left w:val="none" w:sz="0" w:space="0" w:color="auto"/>
            <w:bottom w:val="none" w:sz="0" w:space="0" w:color="auto"/>
            <w:right w:val="none" w:sz="0" w:space="0" w:color="auto"/>
          </w:divBdr>
        </w:div>
        <w:div w:id="1618871642">
          <w:marLeft w:val="0"/>
          <w:marRight w:val="0"/>
          <w:marTop w:val="0"/>
          <w:marBottom w:val="0"/>
          <w:divBdr>
            <w:top w:val="none" w:sz="0" w:space="0" w:color="auto"/>
            <w:left w:val="none" w:sz="0" w:space="0" w:color="auto"/>
            <w:bottom w:val="none" w:sz="0" w:space="0" w:color="auto"/>
            <w:right w:val="none" w:sz="0" w:space="0" w:color="auto"/>
          </w:divBdr>
        </w:div>
        <w:div w:id="1319530856">
          <w:marLeft w:val="0"/>
          <w:marRight w:val="0"/>
          <w:marTop w:val="0"/>
          <w:marBottom w:val="0"/>
          <w:divBdr>
            <w:top w:val="none" w:sz="0" w:space="0" w:color="auto"/>
            <w:left w:val="none" w:sz="0" w:space="0" w:color="auto"/>
            <w:bottom w:val="none" w:sz="0" w:space="0" w:color="auto"/>
            <w:right w:val="none" w:sz="0" w:space="0" w:color="auto"/>
          </w:divBdr>
        </w:div>
        <w:div w:id="1307974514">
          <w:marLeft w:val="0"/>
          <w:marRight w:val="0"/>
          <w:marTop w:val="0"/>
          <w:marBottom w:val="0"/>
          <w:divBdr>
            <w:top w:val="none" w:sz="0" w:space="0" w:color="auto"/>
            <w:left w:val="none" w:sz="0" w:space="0" w:color="auto"/>
            <w:bottom w:val="none" w:sz="0" w:space="0" w:color="auto"/>
            <w:right w:val="none" w:sz="0" w:space="0" w:color="auto"/>
          </w:divBdr>
        </w:div>
        <w:div w:id="1953708327">
          <w:marLeft w:val="0"/>
          <w:marRight w:val="0"/>
          <w:marTop w:val="0"/>
          <w:marBottom w:val="0"/>
          <w:divBdr>
            <w:top w:val="none" w:sz="0" w:space="0" w:color="auto"/>
            <w:left w:val="none" w:sz="0" w:space="0" w:color="auto"/>
            <w:bottom w:val="none" w:sz="0" w:space="0" w:color="auto"/>
            <w:right w:val="none" w:sz="0" w:space="0" w:color="auto"/>
          </w:divBdr>
        </w:div>
        <w:div w:id="829565752">
          <w:marLeft w:val="0"/>
          <w:marRight w:val="0"/>
          <w:marTop w:val="0"/>
          <w:marBottom w:val="0"/>
          <w:divBdr>
            <w:top w:val="none" w:sz="0" w:space="0" w:color="auto"/>
            <w:left w:val="none" w:sz="0" w:space="0" w:color="auto"/>
            <w:bottom w:val="none" w:sz="0" w:space="0" w:color="auto"/>
            <w:right w:val="none" w:sz="0" w:space="0" w:color="auto"/>
          </w:divBdr>
        </w:div>
        <w:div w:id="190413419">
          <w:marLeft w:val="0"/>
          <w:marRight w:val="0"/>
          <w:marTop w:val="0"/>
          <w:marBottom w:val="0"/>
          <w:divBdr>
            <w:top w:val="none" w:sz="0" w:space="0" w:color="auto"/>
            <w:left w:val="none" w:sz="0" w:space="0" w:color="auto"/>
            <w:bottom w:val="none" w:sz="0" w:space="0" w:color="auto"/>
            <w:right w:val="none" w:sz="0" w:space="0" w:color="auto"/>
          </w:divBdr>
        </w:div>
        <w:div w:id="226380970">
          <w:marLeft w:val="0"/>
          <w:marRight w:val="0"/>
          <w:marTop w:val="0"/>
          <w:marBottom w:val="0"/>
          <w:divBdr>
            <w:top w:val="none" w:sz="0" w:space="0" w:color="auto"/>
            <w:left w:val="none" w:sz="0" w:space="0" w:color="auto"/>
            <w:bottom w:val="none" w:sz="0" w:space="0" w:color="auto"/>
            <w:right w:val="none" w:sz="0" w:space="0" w:color="auto"/>
          </w:divBdr>
        </w:div>
        <w:div w:id="934558685">
          <w:marLeft w:val="0"/>
          <w:marRight w:val="0"/>
          <w:marTop w:val="0"/>
          <w:marBottom w:val="0"/>
          <w:divBdr>
            <w:top w:val="none" w:sz="0" w:space="0" w:color="auto"/>
            <w:left w:val="none" w:sz="0" w:space="0" w:color="auto"/>
            <w:bottom w:val="none" w:sz="0" w:space="0" w:color="auto"/>
            <w:right w:val="none" w:sz="0" w:space="0" w:color="auto"/>
          </w:divBdr>
        </w:div>
        <w:div w:id="424155085">
          <w:marLeft w:val="0"/>
          <w:marRight w:val="0"/>
          <w:marTop w:val="0"/>
          <w:marBottom w:val="0"/>
          <w:divBdr>
            <w:top w:val="none" w:sz="0" w:space="0" w:color="auto"/>
            <w:left w:val="none" w:sz="0" w:space="0" w:color="auto"/>
            <w:bottom w:val="none" w:sz="0" w:space="0" w:color="auto"/>
            <w:right w:val="none" w:sz="0" w:space="0" w:color="auto"/>
          </w:divBdr>
        </w:div>
        <w:div w:id="389501339">
          <w:marLeft w:val="0"/>
          <w:marRight w:val="0"/>
          <w:marTop w:val="0"/>
          <w:marBottom w:val="0"/>
          <w:divBdr>
            <w:top w:val="none" w:sz="0" w:space="0" w:color="auto"/>
            <w:left w:val="none" w:sz="0" w:space="0" w:color="auto"/>
            <w:bottom w:val="none" w:sz="0" w:space="0" w:color="auto"/>
            <w:right w:val="none" w:sz="0" w:space="0" w:color="auto"/>
          </w:divBdr>
        </w:div>
        <w:div w:id="1223560309">
          <w:marLeft w:val="0"/>
          <w:marRight w:val="0"/>
          <w:marTop w:val="0"/>
          <w:marBottom w:val="0"/>
          <w:divBdr>
            <w:top w:val="none" w:sz="0" w:space="0" w:color="auto"/>
            <w:left w:val="none" w:sz="0" w:space="0" w:color="auto"/>
            <w:bottom w:val="none" w:sz="0" w:space="0" w:color="auto"/>
            <w:right w:val="none" w:sz="0" w:space="0" w:color="auto"/>
          </w:divBdr>
        </w:div>
        <w:div w:id="1960721811">
          <w:marLeft w:val="0"/>
          <w:marRight w:val="0"/>
          <w:marTop w:val="0"/>
          <w:marBottom w:val="0"/>
          <w:divBdr>
            <w:top w:val="none" w:sz="0" w:space="0" w:color="auto"/>
            <w:left w:val="none" w:sz="0" w:space="0" w:color="auto"/>
            <w:bottom w:val="none" w:sz="0" w:space="0" w:color="auto"/>
            <w:right w:val="none" w:sz="0" w:space="0" w:color="auto"/>
          </w:divBdr>
        </w:div>
        <w:div w:id="1077440559">
          <w:marLeft w:val="0"/>
          <w:marRight w:val="0"/>
          <w:marTop w:val="0"/>
          <w:marBottom w:val="0"/>
          <w:divBdr>
            <w:top w:val="none" w:sz="0" w:space="0" w:color="auto"/>
            <w:left w:val="none" w:sz="0" w:space="0" w:color="auto"/>
            <w:bottom w:val="none" w:sz="0" w:space="0" w:color="auto"/>
            <w:right w:val="none" w:sz="0" w:space="0" w:color="auto"/>
          </w:divBdr>
        </w:div>
        <w:div w:id="1689671602">
          <w:marLeft w:val="0"/>
          <w:marRight w:val="0"/>
          <w:marTop w:val="0"/>
          <w:marBottom w:val="0"/>
          <w:divBdr>
            <w:top w:val="none" w:sz="0" w:space="0" w:color="auto"/>
            <w:left w:val="none" w:sz="0" w:space="0" w:color="auto"/>
            <w:bottom w:val="none" w:sz="0" w:space="0" w:color="auto"/>
            <w:right w:val="none" w:sz="0" w:space="0" w:color="auto"/>
          </w:divBdr>
        </w:div>
        <w:div w:id="1619600613">
          <w:marLeft w:val="0"/>
          <w:marRight w:val="0"/>
          <w:marTop w:val="0"/>
          <w:marBottom w:val="0"/>
          <w:divBdr>
            <w:top w:val="none" w:sz="0" w:space="0" w:color="auto"/>
            <w:left w:val="none" w:sz="0" w:space="0" w:color="auto"/>
            <w:bottom w:val="none" w:sz="0" w:space="0" w:color="auto"/>
            <w:right w:val="none" w:sz="0" w:space="0" w:color="auto"/>
          </w:divBdr>
        </w:div>
        <w:div w:id="42798919">
          <w:marLeft w:val="0"/>
          <w:marRight w:val="0"/>
          <w:marTop w:val="0"/>
          <w:marBottom w:val="0"/>
          <w:divBdr>
            <w:top w:val="none" w:sz="0" w:space="0" w:color="auto"/>
            <w:left w:val="none" w:sz="0" w:space="0" w:color="auto"/>
            <w:bottom w:val="none" w:sz="0" w:space="0" w:color="auto"/>
            <w:right w:val="none" w:sz="0" w:space="0" w:color="auto"/>
          </w:divBdr>
        </w:div>
        <w:div w:id="868183743">
          <w:marLeft w:val="0"/>
          <w:marRight w:val="0"/>
          <w:marTop w:val="0"/>
          <w:marBottom w:val="0"/>
          <w:divBdr>
            <w:top w:val="none" w:sz="0" w:space="0" w:color="auto"/>
            <w:left w:val="none" w:sz="0" w:space="0" w:color="auto"/>
            <w:bottom w:val="none" w:sz="0" w:space="0" w:color="auto"/>
            <w:right w:val="none" w:sz="0" w:space="0" w:color="auto"/>
          </w:divBdr>
        </w:div>
        <w:div w:id="1121190888">
          <w:marLeft w:val="0"/>
          <w:marRight w:val="0"/>
          <w:marTop w:val="0"/>
          <w:marBottom w:val="0"/>
          <w:divBdr>
            <w:top w:val="none" w:sz="0" w:space="0" w:color="auto"/>
            <w:left w:val="none" w:sz="0" w:space="0" w:color="auto"/>
            <w:bottom w:val="none" w:sz="0" w:space="0" w:color="auto"/>
            <w:right w:val="none" w:sz="0" w:space="0" w:color="auto"/>
          </w:divBdr>
        </w:div>
        <w:div w:id="1981880949">
          <w:marLeft w:val="0"/>
          <w:marRight w:val="0"/>
          <w:marTop w:val="0"/>
          <w:marBottom w:val="0"/>
          <w:divBdr>
            <w:top w:val="none" w:sz="0" w:space="0" w:color="auto"/>
            <w:left w:val="none" w:sz="0" w:space="0" w:color="auto"/>
            <w:bottom w:val="none" w:sz="0" w:space="0" w:color="auto"/>
            <w:right w:val="none" w:sz="0" w:space="0" w:color="auto"/>
          </w:divBdr>
        </w:div>
      </w:divsChild>
    </w:div>
    <w:div w:id="240913085">
      <w:bodyDiv w:val="1"/>
      <w:marLeft w:val="0"/>
      <w:marRight w:val="0"/>
      <w:marTop w:val="0"/>
      <w:marBottom w:val="0"/>
      <w:divBdr>
        <w:top w:val="none" w:sz="0" w:space="0" w:color="auto"/>
        <w:left w:val="none" w:sz="0" w:space="0" w:color="auto"/>
        <w:bottom w:val="none" w:sz="0" w:space="0" w:color="auto"/>
        <w:right w:val="none" w:sz="0" w:space="0" w:color="auto"/>
      </w:divBdr>
    </w:div>
    <w:div w:id="250354536">
      <w:bodyDiv w:val="1"/>
      <w:marLeft w:val="0"/>
      <w:marRight w:val="0"/>
      <w:marTop w:val="0"/>
      <w:marBottom w:val="0"/>
      <w:divBdr>
        <w:top w:val="none" w:sz="0" w:space="0" w:color="auto"/>
        <w:left w:val="none" w:sz="0" w:space="0" w:color="auto"/>
        <w:bottom w:val="none" w:sz="0" w:space="0" w:color="auto"/>
        <w:right w:val="none" w:sz="0" w:space="0" w:color="auto"/>
      </w:divBdr>
    </w:div>
    <w:div w:id="255477013">
      <w:bodyDiv w:val="1"/>
      <w:marLeft w:val="0"/>
      <w:marRight w:val="0"/>
      <w:marTop w:val="0"/>
      <w:marBottom w:val="0"/>
      <w:divBdr>
        <w:top w:val="none" w:sz="0" w:space="0" w:color="auto"/>
        <w:left w:val="none" w:sz="0" w:space="0" w:color="auto"/>
        <w:bottom w:val="none" w:sz="0" w:space="0" w:color="auto"/>
        <w:right w:val="none" w:sz="0" w:space="0" w:color="auto"/>
      </w:divBdr>
    </w:div>
    <w:div w:id="710223729">
      <w:bodyDiv w:val="1"/>
      <w:marLeft w:val="0"/>
      <w:marRight w:val="0"/>
      <w:marTop w:val="0"/>
      <w:marBottom w:val="0"/>
      <w:divBdr>
        <w:top w:val="none" w:sz="0" w:space="0" w:color="auto"/>
        <w:left w:val="none" w:sz="0" w:space="0" w:color="auto"/>
        <w:bottom w:val="none" w:sz="0" w:space="0" w:color="auto"/>
        <w:right w:val="none" w:sz="0" w:space="0" w:color="auto"/>
      </w:divBdr>
    </w:div>
    <w:div w:id="733308784">
      <w:bodyDiv w:val="1"/>
      <w:marLeft w:val="0"/>
      <w:marRight w:val="0"/>
      <w:marTop w:val="0"/>
      <w:marBottom w:val="0"/>
      <w:divBdr>
        <w:top w:val="none" w:sz="0" w:space="0" w:color="auto"/>
        <w:left w:val="none" w:sz="0" w:space="0" w:color="auto"/>
        <w:bottom w:val="none" w:sz="0" w:space="0" w:color="auto"/>
        <w:right w:val="none" w:sz="0" w:space="0" w:color="auto"/>
      </w:divBdr>
    </w:div>
    <w:div w:id="850526859">
      <w:bodyDiv w:val="1"/>
      <w:marLeft w:val="0"/>
      <w:marRight w:val="0"/>
      <w:marTop w:val="0"/>
      <w:marBottom w:val="0"/>
      <w:divBdr>
        <w:top w:val="none" w:sz="0" w:space="0" w:color="auto"/>
        <w:left w:val="none" w:sz="0" w:space="0" w:color="auto"/>
        <w:bottom w:val="none" w:sz="0" w:space="0" w:color="auto"/>
        <w:right w:val="none" w:sz="0" w:space="0" w:color="auto"/>
      </w:divBdr>
    </w:div>
    <w:div w:id="863787391">
      <w:bodyDiv w:val="1"/>
      <w:marLeft w:val="0"/>
      <w:marRight w:val="0"/>
      <w:marTop w:val="0"/>
      <w:marBottom w:val="0"/>
      <w:divBdr>
        <w:top w:val="none" w:sz="0" w:space="0" w:color="auto"/>
        <w:left w:val="none" w:sz="0" w:space="0" w:color="auto"/>
        <w:bottom w:val="none" w:sz="0" w:space="0" w:color="auto"/>
        <w:right w:val="none" w:sz="0" w:space="0" w:color="auto"/>
      </w:divBdr>
    </w:div>
    <w:div w:id="1167093353">
      <w:bodyDiv w:val="1"/>
      <w:marLeft w:val="0"/>
      <w:marRight w:val="0"/>
      <w:marTop w:val="0"/>
      <w:marBottom w:val="0"/>
      <w:divBdr>
        <w:top w:val="none" w:sz="0" w:space="0" w:color="auto"/>
        <w:left w:val="none" w:sz="0" w:space="0" w:color="auto"/>
        <w:bottom w:val="none" w:sz="0" w:space="0" w:color="auto"/>
        <w:right w:val="none" w:sz="0" w:space="0" w:color="auto"/>
      </w:divBdr>
      <w:divsChild>
        <w:div w:id="673000339">
          <w:marLeft w:val="0"/>
          <w:marRight w:val="0"/>
          <w:marTop w:val="0"/>
          <w:marBottom w:val="0"/>
          <w:divBdr>
            <w:top w:val="none" w:sz="0" w:space="0" w:color="auto"/>
            <w:left w:val="none" w:sz="0" w:space="0" w:color="auto"/>
            <w:bottom w:val="none" w:sz="0" w:space="0" w:color="auto"/>
            <w:right w:val="none" w:sz="0" w:space="0" w:color="auto"/>
          </w:divBdr>
          <w:divsChild>
            <w:div w:id="83271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28988">
      <w:bodyDiv w:val="1"/>
      <w:marLeft w:val="0"/>
      <w:marRight w:val="0"/>
      <w:marTop w:val="0"/>
      <w:marBottom w:val="0"/>
      <w:divBdr>
        <w:top w:val="none" w:sz="0" w:space="0" w:color="auto"/>
        <w:left w:val="none" w:sz="0" w:space="0" w:color="auto"/>
        <w:bottom w:val="none" w:sz="0" w:space="0" w:color="auto"/>
        <w:right w:val="none" w:sz="0" w:space="0" w:color="auto"/>
      </w:divBdr>
    </w:div>
    <w:div w:id="1672637011">
      <w:bodyDiv w:val="1"/>
      <w:marLeft w:val="0"/>
      <w:marRight w:val="0"/>
      <w:marTop w:val="0"/>
      <w:marBottom w:val="0"/>
      <w:divBdr>
        <w:top w:val="none" w:sz="0" w:space="0" w:color="auto"/>
        <w:left w:val="none" w:sz="0" w:space="0" w:color="auto"/>
        <w:bottom w:val="none" w:sz="0" w:space="0" w:color="auto"/>
        <w:right w:val="none" w:sz="0" w:space="0" w:color="auto"/>
      </w:divBdr>
    </w:div>
    <w:div w:id="1684821961">
      <w:bodyDiv w:val="1"/>
      <w:marLeft w:val="0"/>
      <w:marRight w:val="0"/>
      <w:marTop w:val="0"/>
      <w:marBottom w:val="0"/>
      <w:divBdr>
        <w:top w:val="none" w:sz="0" w:space="0" w:color="auto"/>
        <w:left w:val="none" w:sz="0" w:space="0" w:color="auto"/>
        <w:bottom w:val="none" w:sz="0" w:space="0" w:color="auto"/>
        <w:right w:val="none" w:sz="0" w:space="0" w:color="auto"/>
      </w:divBdr>
    </w:div>
    <w:div w:id="1940066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68b2e57f-0cf9-420f-aa51-9518b8449078"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44C6E768276D2840B455D3B1BA979E6F" ma:contentTypeVersion="11" ma:contentTypeDescription="Create a new document." ma:contentTypeScope="" ma:versionID="3cb3da9b7fcf44e7d29af52d61721821">
  <xsd:schema xmlns:xsd="http://www.w3.org/2001/XMLSchema" xmlns:xs="http://www.w3.org/2001/XMLSchema" xmlns:p="http://schemas.microsoft.com/office/2006/metadata/properties" xmlns:ns3="68b2e57f-0cf9-420f-aa51-9518b8449078" targetNamespace="http://schemas.microsoft.com/office/2006/metadata/properties" ma:root="true" ma:fieldsID="27e14031780629a38a76254ec4d15562" ns3:_="">
    <xsd:import namespace="68b2e57f-0cf9-420f-aa51-9518b8449078"/>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DateTaken" minOccurs="0"/>
                <xsd:element ref="ns3:MediaServiceSystemTags" minOccurs="0"/>
                <xsd:element ref="ns3:MediaServiceOCR"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b2e57f-0cf9-420f-aa51-9518b84490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F483385-6240-410C-B1C7-711BBF889AB9}">
  <ds:schemaRefs>
    <ds:schemaRef ds:uri="http://schemas.microsoft.com/sharepoint/v3/contenttype/forms"/>
  </ds:schemaRefs>
</ds:datastoreItem>
</file>

<file path=customXml/itemProps2.xml><?xml version="1.0" encoding="utf-8"?>
<ds:datastoreItem xmlns:ds="http://schemas.openxmlformats.org/officeDocument/2006/customXml" ds:itemID="{571C85F8-96A8-4F06-9941-FE822B08C80A}">
  <ds:schemaRefs>
    <ds:schemaRef ds:uri="http://schemas.microsoft.com/office/2006/metadata/properties"/>
    <ds:schemaRef ds:uri="http://schemas.microsoft.com/office/infopath/2007/PartnerControls"/>
    <ds:schemaRef ds:uri="68b2e57f-0cf9-420f-aa51-9518b8449078"/>
  </ds:schemaRefs>
</ds:datastoreItem>
</file>

<file path=customXml/itemProps3.xml><?xml version="1.0" encoding="utf-8"?>
<ds:datastoreItem xmlns:ds="http://schemas.openxmlformats.org/officeDocument/2006/customXml" ds:itemID="{F18ED8D9-5A51-4EC6-888E-E107DC4F1B41}">
  <ds:schemaRefs>
    <ds:schemaRef ds:uri="http://schemas.openxmlformats.org/officeDocument/2006/bibliography"/>
  </ds:schemaRefs>
</ds:datastoreItem>
</file>

<file path=customXml/itemProps4.xml><?xml version="1.0" encoding="utf-8"?>
<ds:datastoreItem xmlns:ds="http://schemas.openxmlformats.org/officeDocument/2006/customXml" ds:itemID="{85B47E9B-8366-4422-920B-C052FFF880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b2e57f-0cf9-420f-aa51-9518b84490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15</Pages>
  <Words>2532</Words>
  <Characters>13928</Characters>
  <Application>Microsoft Office Word</Application>
  <DocSecurity>0</DocSecurity>
  <Lines>116</Lines>
  <Paragraphs>32</Paragraphs>
  <ScaleCrop>false</ScaleCrop>
  <Manager/>
  <Company/>
  <LinksUpToDate>false</LinksUpToDate>
  <CharactersWithSpaces>16428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Cleeff Daniel De La Cruz Tirado</dc:creator>
  <cp:keywords/>
  <dc:description/>
  <cp:lastModifiedBy>Cleeff Daniel De La Cruz Tirado</cp:lastModifiedBy>
  <cp:revision>3</cp:revision>
  <dcterms:created xsi:type="dcterms:W3CDTF">2025-05-26T22:48:00Z</dcterms:created>
  <dcterms:modified xsi:type="dcterms:W3CDTF">2025-05-27T00:14:00Z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0x01010044C6E768276D2840B455D3B1BA979E6F</vt:lpwstr>
  </property>
</Properties>
</file>